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2AF9A">
      <w:pPr>
        <w:suppressAutoHyphens/>
        <w:kinsoku w:val="0"/>
        <w:overflowPunct w:val="0"/>
        <w:autoSpaceDE w:val="0"/>
        <w:autoSpaceDN w:val="0"/>
        <w:adjustRightInd w:val="0"/>
        <w:snapToGrid w:val="0"/>
        <w:spacing w:line="360" w:lineRule="auto"/>
        <w:jc w:val="center"/>
        <w:outlineLvl w:val="0"/>
        <w:rPr>
          <w:rFonts w:ascii="Times New Roman" w:hAnsi="Times New Roman" w:cs="Times New Roman"/>
          <w:b/>
          <w:bCs/>
          <w:position w:val="-12"/>
          <w:sz w:val="24"/>
        </w:rPr>
      </w:pPr>
      <w:bookmarkStart w:id="0" w:name="OLE_LINK26"/>
      <w:bookmarkStart w:id="1" w:name="OLE_LINK74"/>
      <w:bookmarkStart w:id="2" w:name="OLE_LINK116"/>
      <w:r>
        <w:rPr>
          <w:rFonts w:ascii="Times New Roman" w:hAnsi="Times New Roman" w:eastAsia="宋体" w:cs="Times New Roman"/>
          <w:b/>
          <w:bCs/>
          <w:sz w:val="24"/>
        </w:rPr>
        <w:t>Rumor Refutation in Cocooned Social Media: An Agent-Based Study of Government Capacity and Belief Updating</w:t>
      </w:r>
    </w:p>
    <w:p w14:paraId="76E7995C">
      <w:pPr>
        <w:suppressAutoHyphens/>
        <w:kinsoku w:val="0"/>
        <w:overflowPunct w:val="0"/>
        <w:autoSpaceDE w:val="0"/>
        <w:autoSpaceDN w:val="0"/>
        <w:adjustRightInd w:val="0"/>
        <w:snapToGrid w:val="0"/>
        <w:spacing w:line="360" w:lineRule="auto"/>
        <w:outlineLvl w:val="0"/>
        <w:rPr>
          <w:rFonts w:ascii="Times New Roman" w:hAnsi="Times New Roman" w:cs="Times New Roman"/>
          <w:b/>
          <w:bCs/>
          <w:position w:val="-12"/>
          <w:sz w:val="24"/>
        </w:rPr>
      </w:pPr>
      <w:r>
        <w:rPr>
          <w:rFonts w:ascii="Times New Roman" w:hAnsi="Times New Roman" w:cs="Times New Roman"/>
          <w:b/>
          <w:bCs/>
          <w:position w:val="-12"/>
          <w:sz w:val="24"/>
        </w:rPr>
        <w:t>Abstract</w:t>
      </w:r>
      <w:bookmarkStart w:id="3" w:name="OLE_LINK137"/>
      <w:bookmarkStart w:id="4" w:name="OLE_LINK122"/>
      <w:bookmarkStart w:id="5" w:name="OLE_LINK117"/>
      <w:bookmarkStart w:id="6" w:name="OLE_LINK81"/>
    </w:p>
    <w:bookmarkEnd w:id="0"/>
    <w:bookmarkEnd w:id="3"/>
    <w:bookmarkEnd w:id="4"/>
    <w:bookmarkEnd w:id="5"/>
    <w:bookmarkEnd w:id="6"/>
    <w:p w14:paraId="2DF34646">
      <w:pPr>
        <w:suppressAutoHyphens/>
        <w:kinsoku w:val="0"/>
        <w:overflowPunct w:val="0"/>
        <w:autoSpaceDE w:val="0"/>
        <w:autoSpaceDN w:val="0"/>
        <w:adjustRightInd w:val="0"/>
        <w:snapToGrid w:val="0"/>
        <w:spacing w:line="360" w:lineRule="auto"/>
        <w:rPr>
          <w:rFonts w:ascii="Times New Roman" w:hAnsi="Times New Roman" w:cs="Times New Roman"/>
          <w:position w:val="-12"/>
          <w:sz w:val="24"/>
        </w:rPr>
      </w:pPr>
      <w:r>
        <w:rPr>
          <w:rFonts w:hint="eastAsia" w:ascii="Times New Roman" w:hAnsi="Times New Roman" w:cs="Times New Roman"/>
          <w:position w:val="-12"/>
          <w:sz w:val="24"/>
        </w:rPr>
        <w:t xml:space="preserve">Social media platforms can create cocooned information environments through follower-based and algorithmically mediated exposure, making rumor-consistent content more persistent and official corrections less persuasive. Yet it remains unclear how correction capacities operate within such environments and how group cocooning conditions the speed of belief updating. Drawing on 125 major public-opinion rumors from Weibo, we develop an empirically calibrated agent-based model that captures the competition between rumor diffusion and official refutation. The model compares simulated governance scenarios that vary response timing, targeting capacity, government credibility, and the degree of group cocooning. We measure </w:t>
      </w:r>
      <w:r>
        <w:rPr>
          <w:rFonts w:hint="eastAsia" w:ascii="Times New Roman" w:hAnsi="Times New Roman" w:cs="Times New Roman"/>
          <w:position w:val="-12"/>
          <w:sz w:val="24"/>
          <w:lang w:val="en-US" w:eastAsia="zh-CN"/>
        </w:rPr>
        <w:t>refutation</w:t>
      </w:r>
      <w:r>
        <w:rPr>
          <w:rFonts w:hint="eastAsia" w:ascii="Times New Roman" w:hAnsi="Times New Roman" w:cs="Times New Roman"/>
          <w:position w:val="-12"/>
          <w:sz w:val="24"/>
        </w:rPr>
        <w:t xml:space="preserve"> effectiveness using the time of belief updating (</w:t>
      </w:r>
      <w:r>
        <w:rPr>
          <w:rFonts w:hint="eastAsia" w:ascii="Times New Roman" w:hAnsi="Times New Roman" w:cs="Times New Roman"/>
          <w:i/>
          <w:iCs/>
          <w:position w:val="-12"/>
          <w:sz w:val="24"/>
        </w:rPr>
        <w:t>TBU</w:t>
      </w:r>
      <w:r>
        <w:rPr>
          <w:rFonts w:hint="eastAsia" w:ascii="Times New Roman" w:hAnsi="Times New Roman" w:cs="Times New Roman"/>
          <w:position w:val="-12"/>
          <w:sz w:val="24"/>
        </w:rPr>
        <w:t xml:space="preserve">), defined as the time required for users to shift from rumor acceptance to rumor rejection after official refutation begins. The simulated results show that faster response, stronger targeting of cocooned users, and higher credibility are associated with shorter </w:t>
      </w:r>
      <w:r>
        <w:rPr>
          <w:rFonts w:hint="eastAsia" w:ascii="Times New Roman" w:hAnsi="Times New Roman" w:cs="Times New Roman"/>
          <w:i/>
          <w:iCs/>
          <w:position w:val="-12"/>
          <w:sz w:val="24"/>
        </w:rPr>
        <w:t>TBU</w:t>
      </w:r>
      <w:r>
        <w:rPr>
          <w:rFonts w:hint="eastAsia" w:ascii="Times New Roman" w:hAnsi="Times New Roman" w:cs="Times New Roman"/>
          <w:position w:val="-12"/>
          <w:sz w:val="24"/>
        </w:rPr>
        <w:t xml:space="preserve">. More importantly, group cocooning does not directly prolong </w:t>
      </w:r>
      <w:r>
        <w:rPr>
          <w:rFonts w:hint="eastAsia" w:ascii="Times New Roman" w:hAnsi="Times New Roman" w:cs="Times New Roman"/>
          <w:i/>
          <w:iCs/>
          <w:position w:val="-12"/>
          <w:sz w:val="24"/>
        </w:rPr>
        <w:t>TBU</w:t>
      </w:r>
      <w:r>
        <w:rPr>
          <w:rFonts w:hint="eastAsia" w:ascii="Times New Roman" w:hAnsi="Times New Roman" w:cs="Times New Roman"/>
          <w:position w:val="-12"/>
          <w:sz w:val="24"/>
        </w:rPr>
        <w:t>; instead, it changes how correction capacities matter. Stronger cocooning amplifies the cost of delayed response and makes credibility more consequential, while the effect of targeting remains relatively stable across cocooning levels. These findings contribute to research on social media governance by showing that cocooned exposure structures do not simply make rumor correction harder. They reshape the conditions under which official correction can accelerate belief updating in platform-mediated rumor environments.</w:t>
      </w:r>
    </w:p>
    <w:p w14:paraId="68DBBBFA">
      <w:pPr>
        <w:suppressAutoHyphens/>
        <w:kinsoku w:val="0"/>
        <w:overflowPunct w:val="0"/>
        <w:autoSpaceDE w:val="0"/>
        <w:autoSpaceDN w:val="0"/>
        <w:adjustRightInd w:val="0"/>
        <w:snapToGrid w:val="0"/>
        <w:spacing w:line="360" w:lineRule="auto"/>
        <w:rPr>
          <w:rFonts w:ascii="Times New Roman" w:hAnsi="Times New Roman" w:cs="Times New Roman"/>
          <w:position w:val="-12"/>
          <w:sz w:val="24"/>
        </w:rPr>
      </w:pPr>
      <w:r>
        <w:rPr>
          <w:rFonts w:ascii="Times New Roman" w:hAnsi="Times New Roman" w:cs="Times New Roman"/>
          <w:b/>
          <w:bCs/>
          <w:position w:val="-12"/>
          <w:sz w:val="24"/>
        </w:rPr>
        <w:t>Keywords</w:t>
      </w:r>
      <w:r>
        <w:rPr>
          <w:rFonts w:ascii="Times New Roman" w:hAnsi="Times New Roman" w:cs="Times New Roman"/>
          <w:position w:val="-12"/>
          <w:sz w:val="24"/>
        </w:rPr>
        <w:t>: social media governance; rumor refutation; group cocooning; belief updating; official refutation; agent-based modeling</w:t>
      </w:r>
    </w:p>
    <w:p w14:paraId="50C749C6">
      <w:pPr>
        <w:rPr>
          <w:rFonts w:ascii="Times New Roman" w:hAnsi="Times New Roman" w:cs="Times New Roman"/>
          <w:position w:val="-12"/>
          <w:sz w:val="24"/>
        </w:rPr>
      </w:pPr>
      <w:r>
        <w:rPr>
          <w:rFonts w:ascii="Times New Roman" w:hAnsi="Times New Roman" w:cs="Times New Roman"/>
          <w:position w:val="-12"/>
          <w:sz w:val="24"/>
        </w:rPr>
        <w:br w:type="page"/>
      </w:r>
    </w:p>
    <w:p w14:paraId="0866169C">
      <w:pPr>
        <w:suppressAutoHyphens/>
        <w:kinsoku w:val="0"/>
        <w:overflowPunct w:val="0"/>
        <w:autoSpaceDE w:val="0"/>
        <w:autoSpaceDN w:val="0"/>
        <w:adjustRightInd w:val="0"/>
        <w:snapToGrid w:val="0"/>
        <w:outlineLvl w:val="0"/>
        <w:rPr>
          <w:rFonts w:ascii="Times New Roman" w:hAnsi="Times New Roman" w:eastAsia="汉仪细等线繁" w:cs="Times New Roman"/>
          <w:b/>
          <w:bCs/>
          <w:kern w:val="0"/>
          <w:sz w:val="24"/>
          <w:lang w:bidi="ar"/>
        </w:rPr>
      </w:pPr>
      <w:r>
        <w:rPr>
          <w:rFonts w:ascii="Times New Roman" w:hAnsi="Times New Roman" w:eastAsia="汉仪细等线繁" w:cs="Times New Roman"/>
          <w:b/>
          <w:bCs/>
          <w:kern w:val="0"/>
          <w:sz w:val="24"/>
          <w:lang w:bidi="ar"/>
        </w:rPr>
        <w:t>1. Introduction</w:t>
      </w:r>
    </w:p>
    <w:p w14:paraId="4F7E24CE">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bookmarkStart w:id="7" w:name="OLE_LINK115"/>
      <w:r>
        <w:rPr>
          <w:rFonts w:ascii="Times New Roman" w:hAnsi="Times New Roman" w:eastAsia="宋体" w:cs="Times New Roman"/>
          <w:sz w:val="24"/>
        </w:rPr>
        <w:t>Social media platforms (SMPs) have become central arenas for the circulation, amplification, and correction of public-opinion rumors. However, because rumor exposure is shaped by follower networks, selective engagement, and algorithmic recommendation, official rebuttals compete with rumor-consistent narratives within platform-mediated structures. In such environments, the governance problem is not only whether public institutions issue rebuttals, but whether official rebuttals can actually reach users trapped in information cocoons and update their beliefs. Therefore, governmental rumor refutation should be understood as a governance process in which institutional capacities interact with the exposure structures of cocooned SMP environments.</w:t>
      </w:r>
    </w:p>
    <w:p w14:paraId="3556CD46">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Previous studies have predominantly focused on the dynamics of rumor propagation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{"citationID":"jRjzMkA3","properties":{"unsorted":false,"formattedCitation":"[1,2]","plainCitation":"[1,2]","noteIndex":0},"citationItems":[{"id":62,"uris":["http://zotero.org/users/11769009/items/4IJ4T9RC"],"itemData":{"id":62,"type":"article-journal","abstract":"The dissemination or spreading of information such as the rumor exists since the beginning of human society. As the collective action, the spreading of information (rumors) has been investigated a great deal in interdisciplinary fields. In the current mobile Internet age, people interact with each other, exchange information, and spreading information (rumors) via social Apps or medias, such as Weibo &amp; Wechat (China) and Facebook &amp; Twitter (USA). Besides of the basic and expanded Susceptible–Infected–Removed (SIR) models, the direct interactions within agents or individuals are proposed as the alternative pathway of modeling information spreading. It is proposed that the attraction of information, individual judgments, and social trust jointly determine the spreading of information. In our model, the heterogeneities of both social trust and individual judgments are introduced into the modeling. The effect of heterogeneity is obvious, based on which we focus on the conditional heterogeneity effects of individual judgment under the social trust heterogeneity. Three patterns can be obtained based on data mining &amp; visualization of simulation outcomes. The first pattern (promotion) states that the heterogeneity of judgments (Judge-SD) promotes the spreading under each level of social trust heterogeneity (Trust-SD); the second pattern (promotion and stabilized) indicates that the heterogeneity of judgments (Judge-SD) promotes it but then the promoting effect does not increase; the third pattern (Weak and Random) means that no clear relationships can be seen.","container-title":"Physica A: Statistical Mechanics and its Applications","DOI":"10.1016/j.physa.2019.01.141","ISSN":"0378-4371","journalAbbreviation":"Physica A: Statistical Mechanics and its Applications","language":"en","page":"335-344","source":"ScienceDirect","title":"Conditional effects of individual judgment heterogeneity in information dissemination","volume":"523","author":[{"family":"Lu","given":"Peng"},{"family":"Deng","given":"Liping"},{"family":"Liao","given":"Hongbing"}],"issued":{"date-parts":[["2019",6,1]]}}},{"id":384,"uris":["http://zotero.org/users/11769009/items/BBV57GKK"],"itemData":{"id":384,"type":"article-journal","abstract":"The spreading of rumor is the common type of collective actions. As a macro social phenomenon, the rumor spreading should be supported by the micro-level actions and interactions of people (agents). Therefore, the agent-based modeling is applied to modeling the micro-level mechanism of rumor spreading, which has more significance in the big data age. The outcomes of simulations indicate that there exist a stage transfer and the turning point D, which divides the whole spreading process into the linear (OD) and nonlinear (DE) stages. In the linear stage OD, the spreading percentage increases rapidly into a relatively high level of spreading percentage. However, after the turning point D, it increases slowly until the 100% is reached in the nonlinear stage DE. For the linear stage OD, we estimated the linear dynamics with the linear OLS regression, and it suggests that the adjusted R2 is as high as over 98%–99%, which is infinitely close to 100%; for the nonlinear stage DE, we estimated the nonlinear stage via adding the quadratic term of time into the regression model. It suggests that the adjusted R2 is as high as over 98% as well, which is also close to 100%. Based on the predictions of linear and nonlinear stages with the highest accuracies, we combined the linear and nonlinear stages (OE=OD+DE) to predict the whole process of rumor spreading. Eventually, the Smooth Predicted Curves (SPCs) can be obtained to better fit the evolutionary dynamic of spreading curves in reality.","container-title":"Physica A: Statistical Mechanics and its Applications","DOI":"10.1016/j.physa.2018.09.133","ISSN":"0378-4371","journalAbbreviation":"Physica A: Statistical Mechanics and its Applications","page":"349-369","title":"Two-stage predictions of evolutionary dynamics during the rumor dissemination","volume":"517","author":[{"family":"Lu","given":"Peng"},{"family":"Yao","given":"Qi"},{"family":"Lu","given":"Pengfei"}],"issued":{"date-parts":[["2019",3,1]]}}}],"schema":"https://github.com/citation-style-language/schema/raw/master/csl-citation.json"}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[1,2]</w:t>
      </w:r>
      <w:r>
        <w:rPr>
          <w:rFonts w:ascii="Times New Roman" w:hAnsi="Times New Roman" w:cs="Times New Roman"/>
          <w:sz w:val="24"/>
          <w:vertAlign w:val="superscript"/>
        </w:rPr>
        <w:fldChar w:fldCharType="end"/>
      </w:r>
      <w:r>
        <w:rPr>
          <w:rFonts w:ascii="Times New Roman" w:hAnsi="Times New Roman" w:eastAsia="宋体" w:cs="Times New Roman"/>
          <w:sz w:val="24"/>
        </w:rPr>
        <w:t xml:space="preserve">, and the identification of rumor-refutation strategies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s6AYTE3S","properties":{"unsorted":false,"formattedCitation":"[3\\uc0\\u8211{}6]","plainCitation":"[3–6]","noteIndex":0},"citationItems":[{"id":2659,"uris":["http://zotero.org/users/11769009/items/GCT6DL3F"],"itemData":{"id":2659,"type":"article-journal","container-title":"Big Data &amp; Society","issue":"2","note":"ISBN: 2053-9517","page":"2053951720980127","publisher":"SAGE Publications Sage UK: London, England","title":"Caution: Rumors ahead—a case study on the debunking of false information on twitter","volume":"7","author":[{"family":"Jung","given":"Anna-Katharina"},{"family":"Ross","given":"Björn"},{"family":"Stieglitz","given":"Stefan"}],"issued":{"date-parts":[["2020"]]}}},{"id":31,"uris":["http://zotero.org/users/11769009/items/T73A2ZT7"],"itemData":{"id":31,"type":"article-journal","abstract":"IJMPC is a journal focused on Computational Physics, including on the use of computers to advance knowledge in physical sciences and the use of physical analogies in computation.","archive_location":"world","container-title":"International Journal of Modern Physics C","DOI":"10.1142/S0129183120501235","language":"en","publisher":"World Scientific Publishing Company","source":"www.worldscientific.com","title":"A rumor control competition model considering intervention of the official rumor-refuting information","URL":"https://www.worldscientific.com/worldscinet/ijmpc","author":[{"family":"Zhang","given":"Yi"},{"family":"Xu","given":"Jiuping"},{"family":"Wu","given":"Yue"}],"accessed":{"date-parts":[["2023",11,25]]},"issued":{"date-parts":[["2020",8,19]]}}},{"id":1080,"uris":["http://zotero.org/users/11769009/items/YYMPAPT7"],"itemData":{"id":1080,"type":"article-journal","abstract":"Motivated by the practical needs of enhancing social media rumor refutation effectiveness, this paper is dedicated to develop a proper rumor refutation effectiveness index (REI), identify key factors influencing REI and propose decision making suggestions for rumor refutation platforms. 298,118 pieces of comments and 185,209 pieces of the reposters’ verification status of 248 rumor refutation microblogs on Sina Weibo (the Chinese equivalent of Twitter) are collected during a 1-year period using a web crawler. To extract the text characteristics and analyze the sentiment of the rumor refutation microblogs, Natural Language Processing (NLP) approaches are applied. To explore the relationship between REI and the content and contextual factors of the rumor refutation microblogs, four regression models based on the collected data are established, namely linear regression model, Support Vector regression model (SVR), Extreme Gradient Boosting regression model (XGBoostRegressor) and Light Gradient Boosting Machine regression model (LGBMRegressor). The LGBMRegressor has the best goodness-of-fit among the compared regression models. Then, SHapley Additive exPlanations (SHAP) is employed to visualize and explain the LGBMRegressor results. Decision making suggestions for rumor refutation platforms on how to organize rumor refutation microblogs under different situations such as rumor category, author’s influence and heat of topics are proposed.","container-title":"Information Processing &amp; Management","DOI":"10.1016/j.ipm.2020.102420","ISSN":"0306-4573","issue":"1","journalAbbreviation":"Information Processing &amp; Management","page":"102420","source":"ScienceDirect","title":"Social media rumor refutation effectiveness: Evaluation, modelling and enhancement","title-short":"Social media rumor refutation effectiveness","volume":"58","author":[{"family":"Li","given":"Zongmin"},{"family":"Zhang","given":"Qi"},{"family":"Du","given":"Xinyu"},{"family":"Ma","given":"Yanfang"},{"family":"Wang","given":"Shihang"}],"issued":{"date-parts":[["2021",1,1]]}}},{"id":1084,"uris":["http://zotero.org/users/11769009/items/R6K2ENGL"],"itemData":{"id":1084,"type":"article-journal","abstract":"Relying solely on sentiment polarity to express users’ true attitudes towards rumor-refuting information is imprecise, and methods that ignore specific user groups and their influence on refutation will result in ineffective spread of refutation information. In this paper, we investigate three questions: (1) How to measure the users’ attitudes of rumor-refuting information? (2) How can users be more efficiently classified based on their attitudes and behaviors? (3) What are the group features of different crowds? Accordingly, we introduce an innovative classification scheme based on users’ attitudes and interactive behaviors. Subsequently, Natural language processing (NLP) techniques are applied to quantify the sentiment tendency and recent interests of users. Believability as a metric for quantifying users’ attitudes is measured by the proposed RoBERTa-BiLSTM model. Then, five machine learning classification models are established, among which Extreme Gradient Boosting (XGBoost) model has the best performance. Lastly, based on XGBoost and Target Group Index (TGI), four groups are comprehensively evaluated and user profiles are constructed for distinct groups: rumor refuters, rumor spreaders, anti-rumor inactivists and pro-rumor inactivists. The results reveal that the distribution of Believability shows significant polarization among users and there are significant feature differences between various groups. This work makes a notable contribution to refutation by advancing beyond traditional sentiment analysis to precise measurement of users’ attitudes toward rumor-refuting content. By introducing the novel classification scheme, this paper is the first of its kind for applying Believability of rumor refutation and offering a more nuanced understanding of users’ attitudes as a differentiator for crowd classification. It advances the understanding and development of crowd classification and holds the potential to significantly impact the realm of precise rumor governance.","container-title":"Expert Systems with Applications","DOI":"10.1016/j.eswa.2024.126107","ISSN":"0957-4174","journalAbbreviation":"Expert Systems with Applications","page":"126107","source":"ScienceDirect","title":"Precise refutation of social media rumors through users’ perspective: Crowd classification based on Believability","title-short":"Precise refutation of social media rumors through users’ perspective","volume":"268","author":[{"family":"Zhou","given":"Yujie"},{"family":"Li","given":"Zongmin"},{"family":"Tu","given":"Yan"},{"family":"Lev","given":"Benjamin"}],"issued":{"date-parts":[["2025",4,5]]}}}],"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[3–6]</w:t>
      </w:r>
      <w:r>
        <w:rPr>
          <w:rFonts w:hint="eastAsia" w:ascii="Times New Roman" w:hAnsi="Times New Roman" w:cs="Times New Roman"/>
          <w:sz w:val="24"/>
          <w:vertAlign w:val="superscript"/>
        </w:rPr>
        <w:fldChar w:fldCharType="end"/>
      </w:r>
      <w:r>
        <w:rPr>
          <w:rStyle w:val="19"/>
          <w:rFonts w:hint="eastAsia" w:ascii="Times New Roman" w:hAnsi="Times New Roman" w:cs="Times New Roman"/>
          <w:sz w:val="24"/>
          <w:szCs w:val="24"/>
        </w:rPr>
        <w:t>.</w:t>
      </w:r>
      <w:r>
        <w:rPr>
          <w:rFonts w:ascii="Times New Roman" w:hAnsi="Times New Roman" w:eastAsia="宋体" w:cs="Times New Roman"/>
          <w:sz w:val="24"/>
        </w:rPr>
        <w:t xml:space="preserve"> However, limited evidence explains how different governmental capacities shape rumor-refuting effectiveness in SMPs characterized by rumor cocoons. In particular, existing research has yet to develop a clear dynamic metric for assessing </w:t>
      </w:r>
      <w:r>
        <w:rPr>
          <w:rFonts w:hint="eastAsia" w:ascii="Times New Roman" w:hAnsi="Times New Roman" w:cs="Times New Roman"/>
          <w:sz w:val="24"/>
        </w:rPr>
        <w:t>refutation effectiveness</w:t>
      </w:r>
      <w:r>
        <w:rPr>
          <w:rFonts w:ascii="Times New Roman" w:hAnsi="Times New Roman" w:eastAsia="宋体" w:cs="Times New Roman"/>
          <w:sz w:val="24"/>
        </w:rPr>
        <w:t xml:space="preserve">. </w:t>
      </w:r>
    </w:p>
    <w:p w14:paraId="5E0DD97C">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In rumor governance on SMPs, the purpose of governmental refutation is to move users from rumor acceptance to rumor rejection</w:t>
      </w:r>
      <w:r>
        <w:rPr>
          <w:rFonts w:hint="eastAsia" w:ascii="Times New Roman" w:hAnsi="Times New Roman" w:eastAsia="宋体" w:cs="Times New Roman"/>
          <w:sz w:val="24"/>
        </w:rPr>
        <w:t xml:space="preserve">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{"citationID":"NRTeLjQz","properties":{"unsorted":false,"formattedCitation":"[7]","plainCitation":"[7]","noteIndex":0},"citationItems":[{"id":2786,"uris":["http://zotero.org/users/11769009/items/QYQ8HEDF"],"itemData":{"id":2786,"type":"article-journal","abstract":"People rely on heuristic cues to evaluate messages. An increasing number of studies found corrective messages useful in correcting misinformation, and the correction effect varies on heuristic cues. Existing studies, however, mostly focus on correction effects in the Western context. This study aims to compare the effects of corrective messages with different heuristic cues in an authoritarian society. We focused on the cues that suggest government authoritativeness. Using an online experiment, we compared the impacts of correction sources (official vs. professional vs. layperson) and tones (formal vs. conversational) on the believability of the correction. The results indicated corrections from a government source and delivered in a formal tone were more believable in China. In addition, we examined the moderating role of attitude congruence.","container-title":"Telematics and Informatics","DOI":"10.1016/j.tele.2021.101749","ISSN":"0736-5853","journalAbbreviation":"Telematics and Informatics","page":"101749","title":"Correcting science misinformation in an authoritarian country: An experiment from China","volume":"66","author":[{"family":"Yu","given":"Wenting"},{"family":"Shen","given":"Fei"},{"family":"Min","given":"Chen"}],"issued":{"date-parts":[["2022",1,1]]}}}],"schema":"https://github.com/citation-style-language/schema/raw/master/csl-citation.json"}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[7]</w:t>
      </w:r>
      <w:r>
        <w:rPr>
          <w:rFonts w:hint="eastAsia" w:ascii="Times New Roman" w:hAnsi="Times New Roman" w:cs="Times New Roman"/>
          <w:sz w:val="24"/>
          <w:vertAlign w:val="superscript"/>
        </w:rPr>
        <w:fldChar w:fldCharType="end"/>
      </w:r>
      <w:r>
        <w:rPr>
          <w:rFonts w:ascii="Times New Roman" w:hAnsi="Times New Roman" w:eastAsia="宋体" w:cs="Times New Roman"/>
          <w:sz w:val="24"/>
        </w:rPr>
        <w:t xml:space="preserve">. However, even after rumors are refuted, they may continue to influence users’ reasoning and judgment if users’ trust in the rumors remains unchanged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{"citationID":"AKRGwM7e","properties":{"unsorted":true,"formattedCitation":"[8,9]","plainCitation":"[8,9]","noteIndex":0},"citationItems":[{"id":2116,"uris":["http://zotero.org/users/11769009/items/KBU9NUQC"],"itemData":{"id":2116,"type":"article-journal","abstract":"The widespread prevalence and persistence of misinformation in contemporary societies, such as the false belief that there is a link between childhood vaccinations and autism, is a matter of public concern. For example, the myths surrounding vaccinations, which prompted some parents to withhold immunization from their children, have led to a marked increase in vaccine-preventable disease, as well as unnecessary public expenditure on research and public-information campaigns aimed at rectifying the situation.We first examine the mechanisms by which such misinformation is disseminated in society, both inadvertently and purposely. Misinformation can originate from rumors but also from works of fiction, governments and politicians, and vested interests. Moreover, changes in the media landscape, including the arrival of the Internet, have fundamentally influenced the ways in which information is communicated and misinformation is spread.We next move to misinformation at the level of the individual, and review the cognitive factors that often render misinformation resistant to correction. We consider how people assess the truth of statements and what makes people believe certain things but not others. We look at people’s memory for misinformation and answer the questions of why retractions of misinformation are so ineffective in memory updating and why efforts to retract misinformation can even backfire and, ironically, increase misbelief. Though ideology and personal worldviews can be major obstacles for debiasing, there nonetheless are a number of effective techniques for reducing the impact of misinformation, and we pay special attention to these factors that aid in debiasing.We conclude by providing specific recommendations for the debunking of misinformation. These recommendations pertain to the ways in which corrections should be designed, structured, and applied in order to maximize their impact. Grounded in cognitive psychological theory, these recommendations may help practitioners—including journalists, health professionals, educators, and science communicators—design effective misinformation retractions, educational tools, and public-information campaigns.","container-title":"Psychological Science in the Public Interest","DOI":"10.1177/1529100612451018","ISSN":"1529-1006","issue":"3","journalAbbreviation":"Psychol Sci Public Interest","language":"EN","page":"106-131","publisher":"SAGE Publications Inc","source":"SAGE Journals","title":"Misinformation and Its Correction: Continued Influence and Successful Debiasing","title-short":"Misinformation and Its Correction","volume":"13","author":[{"family":"Lewandowsky","given":"Stephan"},{"family":"Ecker","given":"Ullrich K. H."},{"family":"Seifert","given":"Colleen M."},{"family":"Schwarz","given":"Norbert"},{"family":"Cook","given":"John"}],"issued":{"date-parts":[["2012",12,1]]}}},{"id":1095,"uris":["http://zotero.org/users/11769009/items/B5K4MJVP"],"itemData":{"id":1095,"type":"article-journal","abstract":"Misinformation has been identified as a major contributor to various contentious contemporary events ranging from elections and referenda to the response to the COVID-19 pandemic. Not only can belief in misinformation lead to poor judgements and decision-making, it also exerts a lingering influence on people’s reasoning after it has been corrected — an effect known as the continued influence effect. In this Review, we describe the cognitive, social and affective factors that lead people to form or endorse misinformed views, and the psychological barriers to knowledge revision after misinformation has been corrected, including theories of continued influence. We discuss the effectiveness of both pre-emptive (‘prebunking’) and reactive (‘debunking’) interventions to reduce the effects of misinformation, as well as implications for information consumers and practitioners in various areas including journalism, public health, policymaking and education.","container-title":"Nature Reviews Psychology","DOI":"10.1038/s44159-021-00006-y","ISSN":"2731-0574","issue":"1","journalAbbreviation":"Nature Reviews Psychology","page":"13-29","title":"The psychological drivers of misinformation belief and its resistance to correction","volume":"1","author":[{"family":"Ecker","given":"Ullrich K. H."},{"family":"Lewandowsky","given":"Stephan"},{"family":"Cook","given":"John"},{"family":"Schmid","given":"Philipp"},{"family":"Fazio","given":"Lisa K."},{"family":"Brashier","given":"Nadia"},{"family":"Kendeou","given":"Panayiota"},{"family":"Vraga","given":"Emily K."},{"family":"Amazeen","given":"Michelle A."}],"issued":{"date-parts":[["2022",1,1]]}}}],"schema":"https://github.com/citation-style-language/schema/raw/master/csl-citation.json"}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[8,9]</w:t>
      </w:r>
      <w:r>
        <w:rPr>
          <w:rFonts w:hint="eastAsia" w:ascii="Times New Roman" w:hAnsi="Times New Roman" w:cs="Times New Roman"/>
          <w:sz w:val="24"/>
          <w:vertAlign w:val="superscript"/>
        </w:rPr>
        <w:fldChar w:fldCharType="end"/>
      </w:r>
      <w:r>
        <w:rPr>
          <w:rFonts w:ascii="Times New Roman" w:hAnsi="Times New Roman" w:eastAsia="宋体" w:cs="Times New Roman"/>
          <w:sz w:val="24"/>
        </w:rPr>
        <w:t xml:space="preserve">. This problem may be amplified in cocooned information environments, where repeated exposure to rumor-consistent information can increase the perceived accuracy of rumors and make later belief updating more difficult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{"citationID":"LebDrxqN","properties":{"unsorted":false,"formattedCitation":"[10]","plainCitation":"[10]","noteIndex":0},"citationItems":[{"id":2777,"uris":["http://zotero.org/users/11769009/items/L7S788FG"],"itemData":{"id":2777,"type":"article-journal","abstract":"People frequently continue to use inaccurate information in their reasoning even after a credible retraction has been presented. This phenomenon is often referred to as the continued influence effect of misinformation. The repetition of the original misconception within a retraction could contribute to this phenomenon, as it could inadvertently make the “myth” more familiar—and familiar information is more likely to be accepted as true. From a dual-process perspective, familiarity-based acceptance of myths is most likely to occur in the absence of strategic memory processes. Thus, we examined factors known to affect whether strategic memory processes can be utilized: age, detail, and time. Participants rated their belief in various statements of unclear veracity, and facts were subsequently affirmed and myths were retracted. Participants then rerated their belief either immediately or after a delay. We compared groups of young and older participants, and we manipulated the amount of detail presented in the affirmative or corrective explanations, as well as the retention interval between encoding and a retrieval attempt. We found that (a) older adults over the age of 65 were worse at sustaining their postcorrection belief that myths were inaccurate, (b) a greater level of explanatory detail promoted more sustained belief change, and (c) fact affirmations promoted more sustained belief change in comparison with myth retractions over the course of 1 week (but not over 3 weeks), This supports the notion that familiarity is indeed a driver of continued influence effects. (PsycInfo Database Record (c) 2025 APA, all rights reserved)","container-title":"Journal of Experimental Psychology: Learning, Memory, and Cognition","DOI":"10.1037/xlm0000422","ISSN":"1939-1285","issue":"12","page":"1948-1961","publisher":"American Psychological Association","publisher-place":"US","source":"APA PsycNet","title":"The role of familiarity in correcting inaccurate information","volume":"43","author":[{"family":"Swire","given":"Briony"},{"family":"Ecker","given":"Ullrich K. H."},{"family":"Lewandowsky","given":"Stephan"}],"issued":{"date-parts":[["2017"]]}}}],"schema":"https://github.com/citation-style-language/schema/raw/master/csl-citation.json"}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[10]</w:t>
      </w:r>
      <w:r>
        <w:rPr>
          <w:rFonts w:hint="eastAsia" w:ascii="Times New Roman" w:hAnsi="Times New Roman" w:cs="Times New Roman"/>
          <w:sz w:val="24"/>
          <w:vertAlign w:val="superscript"/>
        </w:rPr>
        <w:fldChar w:fldCharType="end"/>
      </w:r>
      <w:r>
        <w:rPr>
          <w:rFonts w:ascii="Times New Roman" w:hAnsi="Times New Roman" w:eastAsia="宋体" w:cs="Times New Roman"/>
          <w:sz w:val="24"/>
        </w:rPr>
        <w:t xml:space="preserve">. The longer users continue to believe rumors, the more likely these rumors are to generate public-opinion risks by weakening trust in government and official information channels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{"citationID":"EEvCYt6D","properties":{"unsorted":false,"formattedCitation":"[11]","plainCitation":"[11]","noteIndex":0},"citationItems":[{"id":2787,"uris":["http://zotero.org/users/11769009/items/WMA4EZTI"],"itemData":{"id":2787,"type":"article-journal","abstract":"This study explores three issues with reference to times of crisis: the impact of government use of social media, and of social media contradictions, on trust in government, and on citizens’ attitudes toward government use of social media. The crisis that provided the context of this study was the COVID-19 pandemic. Therefore, the study explored the impact of trust in government and social media contradictions on citizens’ attitudes toward pandemic prevention measures and vaccination. Data were collected from 379 respondents who were Facebook users in Jordan. PLS-SEM was utilised to validate the research model and analyse data. The results reveal a positive impact on trust in government of a number of dimensions of government use of social media, including transparency, participation, and collaboration. They also confirm that social media contradictions negatively impact trust in government and citizens’ attitudes towards vaccination.","container-title":"Journal of Business Research","DOI":"10.1016/j.jbusres.2023.113748","ISSN":"0148-2963","journalAbbreviation":"Journal of Business Research","page":"113748","source":"ScienceDirect","title":"The impact of government use of social media and social media contradictions on trust in government and citizens’ attitudes in times of crisis","volume":"159","author":[{"family":"Al-Omoush","given":"Khaled Saleh"},{"family":"Garrido","given":"Rubén"},{"family":"Cañero","given":"Julio"}],"issued":{"date-parts":[["2023",4,1]]}}}],"schema":"https://github.com/citation-style-language/schema/raw/master/csl-citation.json"}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[11]</w:t>
      </w:r>
      <w:r>
        <w:rPr>
          <w:rFonts w:hint="eastAsia" w:ascii="Times New Roman" w:hAnsi="Times New Roman" w:cs="Times New Roman"/>
          <w:sz w:val="24"/>
          <w:vertAlign w:val="superscript"/>
        </w:rPr>
        <w:fldChar w:fldCharType="end"/>
      </w:r>
      <w:r>
        <w:rPr>
          <w:rFonts w:ascii="Times New Roman" w:hAnsi="Times New Roman" w:eastAsia="宋体" w:cs="Times New Roman"/>
          <w:sz w:val="24"/>
        </w:rPr>
        <w:t>. Therefore, governmental refutation should be assessed by whether it accelerates belief updating from rumor acceptance to rumor rejection.</w:t>
      </w:r>
    </w:p>
    <w:p w14:paraId="545D48D5">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To address this issue</w:t>
      </w:r>
      <w:r>
        <w:rPr>
          <w:rFonts w:hint="eastAsia" w:ascii="Times New Roman" w:hAnsi="Times New Roman" w:eastAsia="宋体" w:cs="Times New Roman"/>
          <w:sz w:val="24"/>
        </w:rPr>
        <w:t xml:space="preserve">, </w:t>
      </w:r>
      <w:r>
        <w:rPr>
          <w:rFonts w:ascii="Times New Roman" w:hAnsi="Times New Roman" w:eastAsia="宋体" w:cs="Times New Roman"/>
          <w:sz w:val="24"/>
        </w:rPr>
        <w:t>this study introduces the Time of Belief Updating (</w:t>
      </w:r>
      <w:r>
        <w:rPr>
          <w:rFonts w:ascii="Times New Roman" w:hAnsi="Times New Roman" w:cs="Times New Roman"/>
          <w:i/>
          <w:iCs/>
          <w:sz w:val="24"/>
        </w:rPr>
        <w:t>TBU</w:t>
      </w:r>
      <w:r>
        <w:rPr>
          <w:rFonts w:ascii="Times New Roman" w:hAnsi="Times New Roman" w:eastAsia="宋体" w:cs="Times New Roman"/>
          <w:sz w:val="24"/>
        </w:rPr>
        <w:t xml:space="preserve">) as a critical metric of governmental rumor-refuting effectiveness. </w:t>
      </w:r>
      <w:r>
        <w:rPr>
          <w:rFonts w:ascii="Times New Roman" w:hAnsi="Times New Roman" w:eastAsia="宋体" w:cs="Times New Roman"/>
          <w:i/>
          <w:iCs/>
          <w:sz w:val="24"/>
        </w:rPr>
        <w:t>TBU</w:t>
      </w:r>
      <w:r>
        <w:rPr>
          <w:rFonts w:ascii="Times New Roman" w:hAnsi="Times New Roman" w:eastAsia="宋体" w:cs="Times New Roman"/>
          <w:sz w:val="24"/>
        </w:rPr>
        <w:t xml:space="preserve"> captures the time required for users to update their belief</w:t>
      </w:r>
      <w:r>
        <w:rPr>
          <w:rFonts w:hint="eastAsia" w:ascii="Times New Roman" w:hAnsi="Times New Roman" w:eastAsia="宋体" w:cs="Times New Roman"/>
          <w:sz w:val="24"/>
        </w:rPr>
        <w:t>s</w:t>
      </w:r>
      <w:r>
        <w:rPr>
          <w:rFonts w:ascii="Times New Roman" w:hAnsi="Times New Roman" w:eastAsia="宋体" w:cs="Times New Roman"/>
          <w:sz w:val="24"/>
        </w:rPr>
        <w:t xml:space="preserve"> from rumor acceptance to rumor rejection after official refutation is initiated. Because Weibo data rarely provide complete observations of rumor diffusion, official refutation, cocooned information environments, and individual belief </w:t>
      </w:r>
      <w:r>
        <w:rPr>
          <w:rFonts w:hint="eastAsia" w:ascii="Times New Roman" w:hAnsi="Times New Roman" w:eastAsia="宋体" w:cs="Times New Roman"/>
          <w:sz w:val="24"/>
        </w:rPr>
        <w:t>updating</w:t>
      </w:r>
      <w:r>
        <w:rPr>
          <w:rFonts w:ascii="Times New Roman" w:hAnsi="Times New Roman" w:eastAsia="宋体" w:cs="Times New Roman"/>
          <w:sz w:val="24"/>
        </w:rPr>
        <w:t>, this study constructs an empirically calibrated agent-based model based on 125 major public-opinion rumors from Weibo. The purpose is not to estimate observational causal effects from these rumors directly, but to build a calibrated counterfactual environment in which response timing, targeting capacity, government credibility, and group cocooning can be systematically varied and compared. This design allows us to examine how institutional refutation capacities shape the speed of belief updating under different degrees of platform-induced group cocooning.</w:t>
      </w:r>
    </w:p>
    <w:p w14:paraId="19BFE49B">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Furthermore, traditional empirical data often fail to capture the micro-level behavioral shifts and algorithmic interactions inherent in digital rumor diffusion. To address this, we leverage an agent-based modeling (ABMS) approach to simulate the complex bottom-up interactions between platform users and official interventions. We further use regression models to examine how algorithm-induced rumor cocoons affect the efficiency of government rumor-refutation strategies.</w:t>
      </w:r>
    </w:p>
    <w:p w14:paraId="71B1BDE3">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Building upon the urgent needs for rumor management and the identified research gaps, this study primarily focuses on three research questions:</w:t>
      </w:r>
    </w:p>
    <w:p w14:paraId="4ACE946A">
      <w:pPr>
        <w:numPr>
          <w:ilvl w:val="0"/>
          <w:numId w:val="1"/>
        </w:num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How can refut</w:t>
      </w:r>
      <w:r>
        <w:rPr>
          <w:rFonts w:hint="eastAsia" w:ascii="Times New Roman" w:hAnsi="Times New Roman" w:eastAsia="宋体" w:cs="Times New Roman"/>
          <w:sz w:val="24"/>
        </w:rPr>
        <w:t>ation</w:t>
      </w:r>
      <w:r>
        <w:rPr>
          <w:rFonts w:ascii="Times New Roman" w:hAnsi="Times New Roman" w:eastAsia="宋体" w:cs="Times New Roman"/>
          <w:sz w:val="24"/>
        </w:rPr>
        <w:t xml:space="preserve"> effectiveness be dynamically measured in cocooned social media environments? </w:t>
      </w:r>
    </w:p>
    <w:p w14:paraId="72209686">
      <w:pPr>
        <w:numPr>
          <w:ilvl w:val="0"/>
          <w:numId w:val="1"/>
        </w:num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How do response timing, targeting capacity, and government credibility shape refut</w:t>
      </w:r>
      <w:r>
        <w:rPr>
          <w:rFonts w:hint="eastAsia" w:ascii="Times New Roman" w:hAnsi="Times New Roman" w:eastAsia="宋体" w:cs="Times New Roman"/>
          <w:sz w:val="24"/>
        </w:rPr>
        <w:t>ation</w:t>
      </w:r>
      <w:r>
        <w:rPr>
          <w:rFonts w:ascii="Times New Roman" w:hAnsi="Times New Roman" w:eastAsia="宋体" w:cs="Times New Roman"/>
          <w:sz w:val="24"/>
        </w:rPr>
        <w:t xml:space="preserve"> effectiveness?</w:t>
      </w:r>
    </w:p>
    <w:p w14:paraId="673B81B9">
      <w:pPr>
        <w:numPr>
          <w:ilvl w:val="255"/>
          <w:numId w:val="0"/>
        </w:num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(3) </w:t>
      </w:r>
      <w:r>
        <w:rPr>
          <w:rFonts w:hint="eastAsia" w:ascii="Times New Roman" w:hAnsi="Times New Roman" w:eastAsia="宋体" w:cs="Times New Roman"/>
          <w:sz w:val="24"/>
        </w:rPr>
        <w:t>How does</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the </w:t>
      </w:r>
      <w:r>
        <w:rPr>
          <w:rFonts w:ascii="Times New Roman" w:hAnsi="Times New Roman" w:eastAsia="宋体" w:cs="Times New Roman"/>
          <w:sz w:val="24"/>
        </w:rPr>
        <w:t>degree of group cocooning condition the effects of these governmental capacities on refut</w:t>
      </w:r>
      <w:r>
        <w:rPr>
          <w:rFonts w:hint="eastAsia" w:ascii="Times New Roman" w:hAnsi="Times New Roman" w:eastAsia="宋体" w:cs="Times New Roman"/>
          <w:sz w:val="24"/>
        </w:rPr>
        <w:t>ation</w:t>
      </w:r>
      <w:r>
        <w:rPr>
          <w:rFonts w:ascii="Times New Roman" w:hAnsi="Times New Roman" w:eastAsia="宋体" w:cs="Times New Roman"/>
          <w:sz w:val="24"/>
        </w:rPr>
        <w:t xml:space="preserve"> effectiveness?</w:t>
      </w:r>
    </w:p>
    <w:p w14:paraId="70EC7789">
      <w:pPr>
        <w:suppressAutoHyphens/>
        <w:kinsoku w:val="0"/>
        <w:overflowPunct w:val="0"/>
        <w:autoSpaceDE w:val="0"/>
        <w:autoSpaceDN w:val="0"/>
        <w:adjustRightInd w:val="0"/>
        <w:snapToGrid w:val="0"/>
        <w:spacing w:line="360" w:lineRule="auto"/>
        <w:ind w:firstLine="480" w:firstLineChars="200"/>
        <w:rPr>
          <w:rFonts w:hint="eastAsia" w:ascii="Times New Roman" w:hAnsi="Times New Roman" w:cs="Times New Roman"/>
          <w:sz w:val="24"/>
        </w:rPr>
      </w:pPr>
      <w:bookmarkStart w:id="8" w:name="OLE_LINK113"/>
      <w:bookmarkStart w:id="9" w:name="OLE_LINK70"/>
      <w:bookmarkStart w:id="10" w:name="OLE_LINK69"/>
      <w:r>
        <w:rPr>
          <w:rFonts w:ascii="Times New Roman" w:hAnsi="Times New Roman" w:cs="Times New Roman"/>
          <w:sz w:val="24"/>
        </w:rPr>
        <w:t>The structure of this paper is outlined as follows. Section 2 reviews the literature on group cocooning and governmental rumor refutation. Section 3 describes the data collection, empirical calibration, simulation design, model settings, sensitivity analysis, and regression strategy. Section 4 reports the simulation and regression results, focusing on how response timing, targeting capacity, government credibility, and group cocooning shape TBU. Section 5 discusses the main findings, theoretical contributions, governance implications, and limitations. Section 6 concludes the study. The research framework is illustrated in Figure 1.</w:t>
      </w:r>
    </w:p>
    <w:p w14:paraId="3AB2C119">
      <w:pPr>
        <w:suppressAutoHyphens/>
        <w:kinsoku w:val="0"/>
        <w:overflowPunct w:val="0"/>
        <w:autoSpaceDE w:val="0"/>
        <w:autoSpaceDN w:val="0"/>
        <w:adjustRightInd w:val="0"/>
        <w:snapToGrid w:val="0"/>
        <w:spacing w:line="360" w:lineRule="auto"/>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5724525" cy="4797425"/>
            <wp:effectExtent l="0" t="0" r="0" b="3175"/>
            <wp:docPr id="4" name="图片 4" descr="ABM-rumor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BM-rumor流程图2"/>
                    <pic:cNvPicPr>
                      <a:picLocks noChangeAspect="1"/>
                    </pic:cNvPicPr>
                  </pic:nvPicPr>
                  <pic:blipFill>
                    <a:blip r:embed="rId6"/>
                    <a:stretch>
                      <a:fillRect/>
                    </a:stretch>
                  </pic:blipFill>
                  <pic:spPr>
                    <a:xfrm>
                      <a:off x="0" y="0"/>
                      <a:ext cx="5724525" cy="4797425"/>
                    </a:xfrm>
                    <a:prstGeom prst="rect">
                      <a:avLst/>
                    </a:prstGeom>
                  </pic:spPr>
                </pic:pic>
              </a:graphicData>
            </a:graphic>
          </wp:inline>
        </w:drawing>
      </w:r>
    </w:p>
    <w:p w14:paraId="76A6BF82">
      <w:pPr>
        <w:suppressAutoHyphens/>
        <w:kinsoku w:val="0"/>
        <w:overflowPunct w:val="0"/>
        <w:autoSpaceDE w:val="0"/>
        <w:autoSpaceDN w:val="0"/>
        <w:adjustRightInd w:val="0"/>
        <w:snapToGrid w:val="0"/>
        <w:spacing w:line="360" w:lineRule="auto"/>
        <w:jc w:val="center"/>
        <w:rPr>
          <w:rFonts w:ascii="Times New Roman" w:hAnsi="Times New Roman" w:cs="Times New Roman"/>
          <w:sz w:val="24"/>
        </w:rPr>
      </w:pPr>
      <w:r>
        <w:rPr>
          <w:rFonts w:ascii="Times New Roman" w:hAnsi="Times New Roman" w:cs="Times New Roman"/>
          <w:b/>
          <w:bCs/>
          <w:sz w:val="24"/>
        </w:rPr>
        <w:t xml:space="preserve">Figure 1. </w:t>
      </w:r>
      <w:r>
        <w:rPr>
          <w:rFonts w:ascii="Times New Roman" w:hAnsi="Times New Roman" w:cs="Times New Roman"/>
          <w:sz w:val="24"/>
        </w:rPr>
        <w:t>Research Framework</w:t>
      </w:r>
    </w:p>
    <w:p w14:paraId="760DDFD9">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p>
    <w:bookmarkEnd w:id="8"/>
    <w:bookmarkEnd w:id="9"/>
    <w:bookmarkEnd w:id="10"/>
    <w:p w14:paraId="0D519154">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 xml:space="preserve">In addressing these research questions, </w:t>
      </w:r>
      <w:r>
        <w:rPr>
          <w:rStyle w:val="19"/>
          <w:rFonts w:hint="eastAsia" w:ascii="Times New Roman" w:hAnsi="Times New Roman" w:cs="Times New Roman"/>
          <w:sz w:val="24"/>
          <w:szCs w:val="24"/>
        </w:rPr>
        <w:t>t</w:t>
      </w:r>
      <w:r>
        <w:rPr>
          <w:rStyle w:val="19"/>
          <w:rFonts w:ascii="Times New Roman" w:hAnsi="Times New Roman" w:cs="Times New Roman"/>
          <w:sz w:val="24"/>
          <w:szCs w:val="24"/>
        </w:rPr>
        <w:t xml:space="preserve">his study makes three contributions. First, it contributes to rumor governance </w:t>
      </w:r>
      <w:r>
        <w:rPr>
          <w:rStyle w:val="19"/>
          <w:rFonts w:hint="eastAsia" w:ascii="Times New Roman" w:hAnsi="Times New Roman" w:cs="Times New Roman"/>
          <w:sz w:val="24"/>
          <w:szCs w:val="24"/>
        </w:rPr>
        <w:t xml:space="preserve">in SMPs </w:t>
      </w:r>
      <w:r>
        <w:rPr>
          <w:rStyle w:val="19"/>
          <w:rFonts w:ascii="Times New Roman" w:hAnsi="Times New Roman" w:cs="Times New Roman"/>
          <w:sz w:val="24"/>
          <w:szCs w:val="24"/>
        </w:rPr>
        <w:t xml:space="preserve">by examining official </w:t>
      </w:r>
      <w:r>
        <w:rPr>
          <w:rStyle w:val="19"/>
          <w:rFonts w:hint="eastAsia" w:ascii="Times New Roman" w:hAnsi="Times New Roman" w:cs="Times New Roman"/>
          <w:sz w:val="24"/>
          <w:szCs w:val="24"/>
        </w:rPr>
        <w:t>refutations</w:t>
      </w:r>
      <w:r>
        <w:rPr>
          <w:rStyle w:val="19"/>
          <w:rFonts w:ascii="Times New Roman" w:hAnsi="Times New Roman" w:cs="Times New Roman"/>
          <w:sz w:val="24"/>
          <w:szCs w:val="24"/>
        </w:rPr>
        <w:t xml:space="preserve"> from the perspective of rumor cocoons, showing how group cocooning changes the marginal value of refutation capacities. Second, it extends research on echo chambers and filter bubbles by operationalizing group cocooning as the belief-polarization consequence of </w:t>
      </w:r>
      <w:r>
        <w:rPr>
          <w:rStyle w:val="19"/>
          <w:rFonts w:hint="eastAsia" w:ascii="Times New Roman" w:hAnsi="Times New Roman" w:cs="Times New Roman"/>
          <w:sz w:val="24"/>
          <w:szCs w:val="24"/>
        </w:rPr>
        <w:t xml:space="preserve">these </w:t>
      </w:r>
      <w:r>
        <w:rPr>
          <w:rStyle w:val="19"/>
          <w:rFonts w:ascii="Times New Roman" w:hAnsi="Times New Roman" w:cs="Times New Roman"/>
          <w:sz w:val="24"/>
          <w:szCs w:val="24"/>
        </w:rPr>
        <w:t>information cocoons</w:t>
      </w:r>
      <w:r>
        <w:rPr>
          <w:rStyle w:val="19"/>
          <w:rFonts w:hint="default" w:ascii="Times New Roman" w:hAnsi="Times New Roman" w:cs="Times New Roman"/>
          <w:sz w:val="24"/>
          <w:szCs w:val="24"/>
          <w:lang w:val="en-US" w:eastAsia="zh-CN"/>
        </w:rPr>
        <w:t>, thereby providing a measurable construct for quantitative research</w:t>
      </w:r>
      <w:r>
        <w:rPr>
          <w:rStyle w:val="19"/>
          <w:rFonts w:ascii="Times New Roman" w:hAnsi="Times New Roman" w:cs="Times New Roman"/>
          <w:sz w:val="24"/>
          <w:szCs w:val="24"/>
        </w:rPr>
        <w:t>. Third, it provides an empirically calibrated simulation framework, offering a preliminary model for studying rumor refutation in cocooned social media environments.</w:t>
      </w:r>
    </w:p>
    <w:p w14:paraId="0D4102FC">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Beyond these theoretical contributions, this study provides policy implications for rumor governance on SMPs. The findings suggest that effective refutation in cocooned SMP environments requires coordinated government–platform cooperation. Governments can provide authoritative verification, credible explanations, and timely rebuttals, while platforms can use aggregate diffusion signals to identify rumor-dense discussion spaces, increase the visibility of verified rebuttals, and reduce repeated algorithmic reinforcement of rumor-consistent content. Such platform-supported targeting should be understood as exposure-level governance rather than individual-level surveillance. Therefore, cooperation between governments and platforms should be guided by transparency, proportionality, and privacy preservation.</w:t>
      </w:r>
    </w:p>
    <w:p w14:paraId="121C2B42">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p>
    <w:p w14:paraId="5DB42ECF">
      <w:pPr>
        <w:numPr>
          <w:ilvl w:val="0"/>
          <w:numId w:val="2"/>
        </w:numPr>
        <w:suppressAutoHyphens/>
        <w:kinsoku w:val="0"/>
        <w:overflowPunct w:val="0"/>
        <w:adjustRightInd w:val="0"/>
        <w:snapToGrid w:val="0"/>
        <w:spacing w:line="360" w:lineRule="auto"/>
        <w:outlineLvl w:val="0"/>
        <w:rPr>
          <w:rStyle w:val="19"/>
          <w:rFonts w:ascii="Times New Roman" w:hAnsi="Times New Roman" w:cs="Times New Roman"/>
          <w:b/>
          <w:bCs/>
          <w:sz w:val="24"/>
          <w:szCs w:val="24"/>
        </w:rPr>
      </w:pPr>
      <w:r>
        <w:rPr>
          <w:rStyle w:val="19"/>
          <w:rFonts w:ascii="Times New Roman" w:hAnsi="Times New Roman" w:cs="Times New Roman"/>
          <w:b/>
          <w:bCs/>
          <w:sz w:val="24"/>
          <w:szCs w:val="24"/>
        </w:rPr>
        <w:t>Literature review</w:t>
      </w:r>
    </w:p>
    <w:p w14:paraId="64749F00">
      <w:pPr>
        <w:suppressAutoHyphens/>
        <w:kinsoku w:val="0"/>
        <w:overflowPunct w:val="0"/>
        <w:autoSpaceDE w:val="0"/>
        <w:autoSpaceDN w:val="0"/>
        <w:adjustRightInd w:val="0"/>
        <w:snapToGrid w:val="0"/>
        <w:spacing w:line="360" w:lineRule="auto"/>
        <w:outlineLvl w:val="1"/>
        <w:rPr>
          <w:rStyle w:val="19"/>
          <w:rFonts w:ascii="Times New Roman" w:hAnsi="Times New Roman" w:cs="Times New Roman"/>
          <w:b/>
          <w:bCs/>
          <w:sz w:val="24"/>
          <w:szCs w:val="24"/>
        </w:rPr>
      </w:pPr>
      <w:r>
        <w:rPr>
          <w:rStyle w:val="19"/>
          <w:rFonts w:ascii="Times New Roman" w:hAnsi="Times New Roman" w:cs="Times New Roman"/>
          <w:b/>
          <w:bCs/>
          <w:sz w:val="24"/>
          <w:szCs w:val="24"/>
        </w:rPr>
        <w:t>2.1. Group cocooning</w:t>
      </w:r>
    </w:p>
    <w:p w14:paraId="6904C11A">
      <w:pPr>
        <w:suppressAutoHyphens/>
        <w:kinsoku w:val="0"/>
        <w:overflowPunct w:val="0"/>
        <w:autoSpaceDE w:val="0"/>
        <w:autoSpaceDN w:val="0"/>
        <w:adjustRightInd w:val="0"/>
        <w:snapToGrid w:val="0"/>
        <w:spacing w:line="360" w:lineRule="auto"/>
        <w:ind w:firstLine="480" w:firstLineChars="200"/>
        <w:outlineLvl w:val="1"/>
        <w:rPr>
          <w:rFonts w:ascii="Times New Roman" w:hAnsi="Times New Roman" w:cs="Times New Roman"/>
          <w:sz w:val="24"/>
        </w:rPr>
      </w:pPr>
      <w:r>
        <w:rPr>
          <w:rFonts w:ascii="Times New Roman" w:hAnsi="Times New Roman" w:cs="Times New Roman"/>
          <w:sz w:val="24"/>
        </w:rPr>
        <w:t>In this study, group cocooning is used as a quantitative indicator of belief polarization within information cocoons. Information cocoons refer to online information environments in which users are limited to engaging with and consuming information that reinforces their pre-existing opinions and beliefs, and are excluded from information sources that contain opposing perspectives</w:t>
      </w:r>
      <w:r>
        <w:rPr>
          <w:rFonts w:hint="eastAsia"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{"citationID":"uVAPwLTI","properties":{"unsorted":false,"formattedCitation":"[12]","plainCitation":"[12]","noteIndex":0},"citationItems":[{"id":2736,"uris":["http://zotero.org/users/11769009/items/XSN69BIG"],"itemData":{"id":2736,"type":"article-journal","abstract":"Social media platforms implement personalisation algorithms to provide users with a tailored selection of posts under the assumption of a better experience. However, prior studies examining social media timelines revealed that, due to personalisation algorithms, social media users are more likely to encounter attitude-consistent content that reinforces their existing beliefs than information that contradicts them, creating filter bubbles and ultimately hampering their ability to make good decisions. To burst the bubbles, this paper proposes a framework for investigating and measuring the factors that affect personalisation in social media search mechanisms by controlling external noises that can mask the results and be misinterpreted as personalisation. Upon conducting a comprehensive set of experiments with Twitter as our study social media platform, we observed that users’ followees, cookies, and carry-over effect play a role in shaping personalised search results. While the extent of their influence is relatively limited, they can still lead to the introduction of biases, consequently affecting users’ opinions and judgements. In addition, the experiments also shed light on the fact that searches on polarised issues can lead to unwarranted one-sided inclinations in the results. Lastly, we argue in favour of alleviating the multifaceted societal and ethical consequences of algorithmic personalisation through encouraging users to develop healthy social media use habits and by urging social media platforms as well as policymakers to actively work towards fostering a more diverse and reliable online information ecosystem.","container-title":"Telematics and Informatics","DOI":"10.1016/j.tele.2023.101999","ISSN":"0736-5853","journalAbbreviation":"Telematics and Informatics","page":"101999","source":"ScienceDirect","title":"Bubbles bursting: Investigating and measuring the personalisation of social media searches","title-short":"Bubbles bursting","volume":"82","author":[{"family":"Yang","given":"Can"},{"family":"Xu","given":"Xinyuan"},{"family":"Nunes","given":"Bernardo Pereira"},{"family":"Siqueira","given":"Sean Wolfgand Matsui"}],"issued":{"date-parts":[["2023",8,1]]}}}],"schema":"https://github.com/citation-style-language/schema/raw/master/csl-citation.json"}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[12]</w:t>
      </w:r>
      <w:r>
        <w:rPr>
          <w:rFonts w:ascii="Times New Roman" w:hAnsi="Times New Roman" w:cs="Times New Roman"/>
          <w:sz w:val="24"/>
          <w:vertAlign w:val="superscript"/>
        </w:rPr>
        <w:fldChar w:fldCharType="end"/>
      </w:r>
      <w:r>
        <w:rPr>
          <w:rFonts w:hint="eastAsia" w:ascii="Times New Roman" w:hAnsi="Times New Roman" w:cs="Times New Roman"/>
          <w:sz w:val="24"/>
        </w:rPr>
        <w:t>.</w:t>
      </w:r>
      <w:r>
        <w:rPr>
          <w:rFonts w:ascii="Times New Roman" w:hAnsi="Times New Roman" w:cs="Times New Roman"/>
          <w:sz w:val="24"/>
        </w:rPr>
        <w:t xml:space="preserve"> </w:t>
      </w:r>
      <w:bookmarkStart w:id="11" w:name="OLE_LINK2"/>
      <w:r>
        <w:rPr>
          <w:rFonts w:ascii="Times New Roman" w:hAnsi="Times New Roman" w:cs="Times New Roman"/>
          <w:sz w:val="24"/>
        </w:rPr>
        <w:t>Echo chambers and filter bubbles are typical forms of such environments, as both describe restricted patterns of information exposure organized around users’ prior beliefs, social ties, and behavioral traces</w:t>
      </w:r>
      <w:r>
        <w:rPr>
          <w:rFonts w:hint="eastAsia" w:ascii="Times New Roman" w:hAnsi="Times New Roman" w:cs="Times New Roman"/>
          <w:sz w:val="24"/>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{"citationID":"gWx1pa63","properties":{"unsorted":false,"formattedCitation":"[13]","plainCitation":"[13]","noteIndex":0},"citationItems":[{"id":2755,"uris":["http://zotero.org/users/11769009/items/KXLJ34IQ"],"itemData":{"id":2755,"type":"article-journal","abstract":"Algorithms are increasingly pervasive in digital platforms, often operating unnoticed by users. Despite this, there is limited understanding of the extent to which users recognize and understand algorithms and how this awareness influences their platform behavior. This study draws on Social Cognitive Theory and Uses &amp; Gratifications Theory to investigate users’ active information behavior, focusing on their cognitive processes in perceiving and interacting with algorithms. Using survey data from 1,158 users of an algorithm-driven news platform, we found that information- and opinion-driven motivations predict active news seeking behavior, while entertainment motivation negatively influences it. Intriguingly, algorithm awareness mediates the relationships between social, opinion, and entertainment motivations and active news seeking, but not for information-motivated users, who seek news actively regardless of their algorithmic understanding. Platform transparency further moderates the relationship between awareness and active news seeking. This study offers both theoretical and practical insights for researchers and practitioners aiming to achieve sustainable human-algorithm interaction.","container-title":"Telematics and Informatics","DOI":"10.1016/j.tele.2025.102291","ISSN":"0736-5853","journalAbbreviation":"Telematics and Informatics","page":"102291","source":"ScienceDirect","title":"From passive to active: How does algorithm awareness affect users’ news seeking behavior on digital platforms","title-short":"From passive to active","volume":"100","author":[{"family":"Hu","given":"An"},{"family":"Ou","given":"Min"}],"issued":{"date-parts":[["2025",7,1]]}}}],"schema":"https://github.com/citation-style-language/schema/raw/master/csl-citation.json"}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[13]</w:t>
      </w:r>
      <w:r>
        <w:rPr>
          <w:rFonts w:ascii="Times New Roman" w:hAnsi="Times New Roman" w:cs="Times New Roman"/>
          <w:sz w:val="24"/>
          <w:vertAlign w:val="superscript"/>
        </w:rPr>
        <w:fldChar w:fldCharType="end"/>
      </w:r>
      <w:r>
        <w:rPr>
          <w:rFonts w:ascii="Times New Roman" w:hAnsi="Times New Roman" w:cs="Times New Roman"/>
          <w:sz w:val="24"/>
        </w:rPr>
        <w:t>.</w:t>
      </w:r>
      <w:bookmarkEnd w:id="11"/>
      <w:r>
        <w:rPr>
          <w:rFonts w:ascii="Times New Roman" w:hAnsi="Times New Roman" w:cs="Times New Roman"/>
          <w:sz w:val="24"/>
        </w:rPr>
        <w:t xml:space="preserve"> These information cocoons may arise from network homophily, selective following, selective avoidance, social reinforcement, algorithmic filtering, and personalized recommendations </w:t>
      </w:r>
      <w:r>
        <w:rPr>
          <w:vertAlign w:val="superscript"/>
        </w:rPr>
        <w:fldChar w:fldCharType="begin"/>
      </w:r>
      <w:r>
        <w:rPr>
          <w:vertAlign w:val="superscript"/>
        </w:rPr>
        <w:instrText xml:space="preserve"> ADDIN ZOTERO_ITEM CSL_CITATION {"citationID":"yMchlrKy","properties":{"unsorted":false,"formattedCitation":"[14,15]","plainCitation":"[14,15]","noteIndex":0},"citationItems":[{"id":2734,"uris":["http://zotero.org/users/11769009/items/EJH7HE8S"],"itemData":{"id":2734,"type":"article-journal","abstract":"This article engages in the debate on supposed online ‘filter bubbles’ by analysing a panel of Google users’ search results on a standardized set of socio-politically themed search queries. In general, the query results appear to be dominated by mainstream media sources, followed at a large distance by civil society and government resources. By means of mixed model regression analyses, with the prominence of different source types in the search results as dependent variables, it was tested whether search results vary across Google Search users. The results indicate that the inclusion of participants as a random effect does not explain variance when controlling for the different query keywords and the time at which the queries were ran. Hence, this study does not support the occurrence of ‘filter bubbles’ in Google Search results in the context of social and political information.","container-title":"Telematics and Informatics","DOI":"10.1016/j.tele.2018.07.004","ISSN":"0736-5853","issue":"7","journalAbbreviation":"Telematics and Informatics","page":"2006-2015","source":"ScienceDirect","title":"Challenging google search filter bubbles in social and political information: Disconforming evidence from a digital methods case study","title-short":"Challenging Google Search filter bubbles in social and political information","volume":"35","author":[{"family":"Courtois","given":"Cédric"},{"family":"Slechten","given":"Laura"},{"family":"Coenen","given":"Lennert"}],"issued":{"date-parts":[["2018",10,1]]}}},{"id":2735,"uris":["http://zotero.org/users/11769009/items/TL2XRPE4"],"itemData":{"id":2735,"type":"article-journal","abstract":"Many studies have examined the degree to which social media facilitate echo chambers that keep users from diverse political perspectives (Bakshy, Messing, &amp; Adamic, 2015; Parmelee &amp; Bichard, 2012; Zhu, Skoric, &amp; Shen, 2017). The present study expands the debate regarding selective exposure and selective avoidance to political Instagram use. A survey of politically active Instagram users measured how often users expose themselves to opinion-reinforcing political leaders and the extent to which users avoid opinion-challenging leaders. The findings indicate a high level of selective avoidance behavior on Instagram, especially by users who are conservative, Republican, very ideological, and female.","container-title":"Telematics and Informatics","DOI":"10.1016/j.tele.2020.101432","ISSN":"0736-5853","journalAbbreviation":"Telematics and Informatics","page":"101432","source":"ScienceDirect","title":"Insta-echoes: Selective exposure and selective avoidance on instagram","title-short":"Insta-echoes","volume":"52","author":[{"family":"Parmelee","given":"John H."},{"family":"Roman","given":"Nataliya"}],"issued":{"date-parts":[["2020",9,1]]}}}],"schema":"https://github.com/citation-style-language/schema/raw/master/csl-citation.json"} </w:instrText>
      </w:r>
      <w:r>
        <w:rPr>
          <w:vertAlign w:val="superscript"/>
        </w:rPr>
        <w:fldChar w:fldCharType="separate"/>
      </w:r>
      <w:r>
        <w:rPr>
          <w:rFonts w:ascii="Times New Roman" w:hAnsi="Times New Roman" w:cs="Times New Roman"/>
          <w:sz w:val="24"/>
          <w:vertAlign w:val="superscript"/>
        </w:rPr>
        <w:t>[14,15]</w:t>
      </w:r>
      <w:r>
        <w:rPr>
          <w:vertAlign w:val="superscript"/>
        </w:rPr>
        <w:fldChar w:fldCharType="end"/>
      </w:r>
      <w:r>
        <w:rPr>
          <w:rFonts w:ascii="Times New Roman" w:hAnsi="Times New Roman" w:cs="Times New Roman"/>
          <w:sz w:val="24"/>
        </w:rPr>
        <w:t xml:space="preserve">. Consistent evidence shows that users of the web and social media tend to prefer opinion-reinforcing information over opinion-challenging views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{"citationID":"vGNADpLY","properties":{"unsorted":false,"formattedCitation":"[16]","plainCitation":"[16]","noteIndex":0},"citationItems":[{"id":2744,"uris":["http://zotero.org/users/11769009/items/9I88JYME"],"itemData":{"id":2744,"type":"article-journal","abstract":"People are increasingly turning away from mass media to social media as a way of learning news and civic information. Bakshy et al. examined the news that millions of Facebook users' peers shared, what information these users were presented with, and what they ultimately consumed (see the Perspective by Lazer). Friends shared substantially less cross-cutting news from sources aligned with an opposing ideology. People encountered roughly 15% less cross-cutting content in news feeds due to algorithmic ranking and clicked through to 70% less of this cross-cutting content. Within the domain of political news encountered in social media, selective exposure appears to drive attention. Science, this issue p. 1130; see also p. 1090 Despite the diversity of information available, people still pay attention to a limited range of opinions. [Also see Perspective by Lazer] Exposure to news, opinion, and civic information increasingly occurs through social media. How do these online networks influence exposure to perspectives that cut across ideological lines? Using deidentified data, we examined how 10.1 million U.S. Facebook users interact with socially shared news. We directly measured ideological homophily in friend networks and examined the extent to which heterogeneous friends could potentially expose individuals to cross-cutting content. We then quantified the extent to which individuals encounter comparatively more or less diverse content while interacting via Facebook?s algorithmically ranked News Feed and further studied users? choices to click through to ideologically discordant content. Compared with algorithmic ranking, individuals? choices played a stronger role in limiting exposure to cross-cutting content.","container-title":"Science","DOI":"10.1126/science.aaa1160","issue":"6239","journalAbbreviation":"Science","page":"1130-1132","publisher":"American Association for the Advancement of Science","title":"Exposure to ideologically diverse news and opinion on facebook","volume":"348","author":[{"family":"Bakshy","given":"Eytan"},{"family":"Messing","given":"Solomon"},{"family":"Adamic","given":"Lada A."}],"issued":{"date-parts":[["2015",6,5]]}}}],"schema":"https://github.com/citation-style-language/schema/raw/master/csl-citation.json"}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[16]</w:t>
      </w:r>
      <w:r>
        <w:rPr>
          <w:rFonts w:ascii="Times New Roman" w:hAnsi="Times New Roman" w:cs="Times New Roman"/>
          <w:sz w:val="24"/>
          <w:vertAlign w:val="superscript"/>
        </w:rPr>
        <w:fldChar w:fldCharType="end"/>
      </w:r>
      <w:r>
        <w:rPr>
          <w:rFonts w:ascii="Times New Roman" w:hAnsi="Times New Roman" w:cs="Times New Roman"/>
          <w:sz w:val="24"/>
        </w:rPr>
        <w:t xml:space="preserve">. As group cocooning increases, such narrowed information exposure may further facilitate the spread of misinformation and fake news, and distort users’ perceptions of social reality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KuL50vI9","properties":{"unsorted":false,"formattedCitation":"[12,17,18]","plainCitation":"[12,17,18]","noteIndex":0},"citationItems":[{"id":2748,"uris":["http://zotero.org/users/11769009/items/UKI2SDE2"],"itemData":{"id":2748,"type":"article-journal","container-title":"Croatian Medical Journal","DOI":"10.3325/cmj.2016.57.298","ISSN":"0353-9504","issue":"3","journalAbbreviation":"Croat Med J","page":"298-301","PMID":"27374832","PMCID":"PMC4937233","source":"PubMed Central","title":"The filter bubble and its effect on online personal health information","volume":"57","author":[{"family":"Holone","given":"Harald"}],"issued":{"date-parts":[["2016",6]]}}},{"id":2752,"uris":["http://zotero.org/users/11769009/items/22D6P5H9"],"itemData":{"id":2752,"type":"article-journal","abstract":"Social media platforms have been found to be the primary gateway through which individuals are exposed to fake news. The algorithmic filter bubbles and echo chambers that have popularized these platforms may also increase exposure to fake news. Because of this, scholars have suggested disrupting the stream of congruent information that filter bubbles and echo chambers produce, as this may reduce the impact and circulation of misinformation. To test this, a survey experiment was conducted via Amazon MTurk. Participants read 10 short stories that were either all fake or half real and half fake. These treatment conditions were made up of stories agreeable to the perspective of Democrats, Republicans, or a mix of both. The results show that participants assigned to conditions that were agreeable to their political world view found fake stories more believable compared to participants who received a heterogeneous mix of news stories complementary to both world views. However, this ?break up? effect appears confined to Democratic participants; findings indicate that Republicans assigned to filter bubble treatment conditions believed fake news stories at approximately the same rate as their fellow partisans receiving a heterogeneous mix of news items. This suggests that a potential ?break up? may only influence more progressive users.","container-title":"Political Communication","DOI":"10.1080/10584609.2021.1910887","ISSN":"1058-4609","issue":"1","journalAbbreviation":"Political Communication","page":"1-22","publisher":"Routledge","title":"Filter bubbles, echo chambers, and fake news: How social media conditions individuals to be less critical of political misinformation","volume":"39","author":[{"family":"Rhodes","given":"Samuel C."}],"issued":{"date-parts":[["2022",1,2]]}}},{"id":2736,"uris":["http://zotero.org/users/11769009/items/XSN69BIG"],"itemData":{"id":2736,"type":"article-journal","abstract":"Social media platforms implement personalisation algorithms to provide users with a tailored selection of posts under the assumption of a better experience. However, prior studies examining social media timelines revealed that, due to personalisation algorithms, social media users are more likely to encounter attitude-consistent content that reinforces their existing beliefs than information that contradicts them, creating filter bubbles and ultimately hampering their ability to make good decisions. To burst the bubbles, this paper proposes a framework for investigating and measuring the factors that affect personalisation in social media search mechanisms by controlling external noises that can mask the results and be misinterpreted as personalisation. Upon conducting a comprehensive set of experiments with Twitter as our study social media platform, we observed that users’ followees, cookies, and carry-over effect play a role in shaping personalised search results. While the extent of their influence is relatively limited, they can still lead to the introduction of biases, consequently affecting users’ opinions and judgements. In addition, the experiments also shed light on the fact that searches on polarised issues can lead to unwarranted one-sided inclinations in the results. Lastly, we argue in favour of alleviating the multifaceted societal and ethical consequences of algorithmic personalisation through encouraging users to develop healthy social media use habits and by urging social media platforms as well as policymakers to actively work towards fostering a more diverse and reliable online information ecosystem.","container-title":"Telematics and Informatics","DOI":"10.1016/j.tele.2023.101999","ISSN":"0736-5853","journalAbbreviation":"Telematics and Informatics","page":"101999","source":"ScienceDirect","title":"Bubbles bursting: Investigating and measuring the personalisation of social media searches","title-short":"Bubbles bursting","volume":"82","author":[{"family":"Yang","given":"Can"},{"family":"Xu","given":"Xinyuan"},{"family":"Nunes","given":"Bernardo Pereira"},{"family":"Siqueira","given":"Sean Wolfgand Matsui"}],"issued":{"date-parts":[["2023",8,1]]}}}],"schema":"https://github.com/citation-style-language/schema/raw/master/csl-citation.json"}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vertAlign w:val="superscript"/>
        </w:rPr>
        <w:t>[12,17,18]</w:t>
      </w:r>
      <w:r>
        <w:rPr>
          <w:rFonts w:ascii="Times New Roman" w:hAnsi="Times New Roman" w:cs="Times New Roman"/>
          <w:sz w:val="24"/>
        </w:rPr>
        <w:fldChar w:fldCharType="end"/>
      </w:r>
      <w:r>
        <w:rPr>
          <w:rFonts w:ascii="Times New Roman" w:hAnsi="Times New Roman" w:cs="Times New Roman"/>
          <w:sz w:val="24"/>
        </w:rPr>
        <w:t>.</w:t>
      </w:r>
      <w:r>
        <w:rPr>
          <w:rFonts w:hint="eastAsia" w:ascii="Times New Roman" w:hAnsi="Times New Roman" w:cs="Times New Roman"/>
          <w:sz w:val="24"/>
        </w:rPr>
        <w:t xml:space="preserve"> </w:t>
      </w:r>
    </w:p>
    <w:p w14:paraId="7670F72E">
      <w:pPr>
        <w:suppressAutoHyphens/>
        <w:kinsoku w:val="0"/>
        <w:overflowPunct w:val="0"/>
        <w:autoSpaceDE w:val="0"/>
        <w:autoSpaceDN w:val="0"/>
        <w:adjustRightInd w:val="0"/>
        <w:snapToGrid w:val="0"/>
        <w:spacing w:line="360" w:lineRule="auto"/>
        <w:ind w:firstLine="480" w:firstLineChars="200"/>
        <w:outlineLvl w:val="1"/>
        <w:rPr>
          <w:rFonts w:ascii="Times New Roman" w:hAnsi="Times New Roman" w:cs="Times New Roman"/>
          <w:sz w:val="24"/>
        </w:rPr>
      </w:pPr>
      <w:r>
        <w:rPr>
          <w:rFonts w:ascii="Times New Roman" w:hAnsi="Times New Roman" w:cs="Times New Roman"/>
          <w:sz w:val="24"/>
        </w:rPr>
        <w:t>In this context, users who follow rumor bloggers may become embedded in rumor cocoons through explicit</w:t>
      </w:r>
      <w:r>
        <w:rPr>
          <w:rFonts w:hint="eastAsia" w:ascii="Times New Roman" w:hAnsi="Times New Roman" w:cs="Times New Roman"/>
          <w:sz w:val="24"/>
        </w:rPr>
        <w:t xml:space="preserve"> </w:t>
      </w:r>
      <w:r>
        <w:rPr>
          <w:rFonts w:ascii="Times New Roman" w:hAnsi="Times New Roman" w:cs="Times New Roman"/>
          <w:sz w:val="24"/>
        </w:rPr>
        <w:t>strategy</w:t>
      </w:r>
      <w:r>
        <w:rPr>
          <w:rFonts w:hint="eastAsia" w:ascii="Times New Roman" w:hAnsi="Times New Roman" w:cs="Times New Roman"/>
          <w:sz w:val="24"/>
        </w:rPr>
        <w:t xml:space="preserve"> (</w:t>
      </w:r>
      <w:r>
        <w:rPr>
          <w:rFonts w:ascii="Times New Roman" w:hAnsi="Times New Roman" w:cs="Times New Roman"/>
          <w:sz w:val="24"/>
        </w:rPr>
        <w:t>selective exposure</w:t>
      </w:r>
      <w:r>
        <w:rPr>
          <w:rFonts w:hint="eastAsia" w:ascii="Times New Roman" w:hAnsi="Times New Roman" w:cs="Times New Roman"/>
          <w:sz w:val="24"/>
        </w:rPr>
        <w:t>)</w:t>
      </w:r>
      <w:r>
        <w:rPr>
          <w:rFonts w:ascii="Times New Roman" w:hAnsi="Times New Roman" w:cs="Times New Roman"/>
          <w:sz w:val="24"/>
        </w:rPr>
        <w:t xml:space="preserve"> and</w:t>
      </w:r>
      <w:r>
        <w:rPr>
          <w:rFonts w:hint="eastAsia" w:ascii="Times New Roman" w:hAnsi="Times New Roman" w:cs="Times New Roman"/>
          <w:sz w:val="24"/>
        </w:rPr>
        <w:t xml:space="preserve"> </w:t>
      </w:r>
      <w:r>
        <w:rPr>
          <w:rFonts w:ascii="Times New Roman" w:hAnsi="Times New Roman" w:cs="Times New Roman"/>
          <w:sz w:val="24"/>
        </w:rPr>
        <w:t>implicit</w:t>
      </w:r>
      <w:r>
        <w:rPr>
          <w:rFonts w:hint="eastAsia" w:ascii="Times New Roman" w:hAnsi="Times New Roman" w:cs="Times New Roman"/>
          <w:sz w:val="24"/>
        </w:rPr>
        <w:t xml:space="preserve"> </w:t>
      </w:r>
      <w:r>
        <w:rPr>
          <w:rFonts w:ascii="Times New Roman" w:hAnsi="Times New Roman" w:cs="Times New Roman"/>
          <w:sz w:val="24"/>
        </w:rPr>
        <w:t>strategy</w:t>
      </w:r>
      <w:r>
        <w:rPr>
          <w:rFonts w:hint="eastAsia" w:ascii="Times New Roman" w:hAnsi="Times New Roman" w:cs="Times New Roman"/>
          <w:sz w:val="24"/>
        </w:rPr>
        <w:t xml:space="preserve"> (</w:t>
      </w:r>
      <w:r>
        <w:rPr>
          <w:rFonts w:ascii="Times New Roman" w:hAnsi="Times New Roman" w:cs="Times New Roman"/>
          <w:sz w:val="24"/>
        </w:rPr>
        <w:t>filtering algorithms</w:t>
      </w:r>
      <w:r>
        <w:rPr>
          <w:rFonts w:hint="eastAsia" w:ascii="Times New Roman" w:hAnsi="Times New Roman" w:cs="Times New Roman"/>
          <w:sz w:val="24"/>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{"citationID":"CNFLYkUr","properties":{"unsorted":false,"formattedCitation":"[12]","plainCitation":"[12]","noteIndex":0},"citationItems":[{"id":2736,"uris":["http://zotero.org/users/11769009/items/XSN69BIG"],"itemData":{"id":2736,"type":"article-journal","abstract":"Social media platforms implement personalisation algorithms to provide users with a tailored selection of posts under the assumption of a better experience. However, prior studies examining social media timelines revealed that, due to personalisation algorithms, social media users are more likely to encounter attitude-consistent content that reinforces their existing beliefs than information that contradicts them, creating filter bubbles and ultimately hampering their ability to make good decisions. To burst the bubbles, this paper proposes a framework for investigating and measuring the factors that affect personalisation in social media search mechanisms by controlling external noises that can mask the results and be misinterpreted as personalisation. Upon conducting a comprehensive set of experiments with Twitter as our study social media platform, we observed that users’ followees, cookies, and carry-over effect play a role in shaping personalised search results. While the extent of their influence is relatively limited, they can still lead to the introduction of biases, consequently affecting users’ opinions and judgements. In addition, the experiments also shed light on the fact that searches on polarised issues can lead to unwarranted one-sided inclinations in the results. Lastly, we argue in favour of alleviating the multifaceted societal and ethical consequences of algorithmic personalisation through encouraging users to develop healthy social media use habits and by urging social media platforms as well as policymakers to actively work towards fostering a more diverse and reliable online information ecosystem.","container-title":"Telematics and Informatics","DOI":"10.1016/j.tele.2023.101999","ISSN":"0736-5853","journalAbbreviation":"Telematics and Informatics","page":"101999","source":"ScienceDirect","title":"Bubbles bursting: Investigating and measuring the personalisation of social media searches","title-short":"Bubbles bursting","volume":"82","author":[{"family":"Yang","given":"Can"},{"family":"Xu","given":"Xinyuan"},{"family":"Nunes","given":"Bernardo Pereira"},{"family":"Siqueira","given":"Sean Wolfgand Matsui"}],"issued":{"date-parts":[["2023",8,1]]}}}],"schema":"https://github.com/citation-style-language/schema/raw/master/csl-citation.json"}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[12]</w:t>
      </w:r>
      <w:r>
        <w:rPr>
          <w:rFonts w:ascii="Times New Roman" w:hAnsi="Times New Roman" w:cs="Times New Roman"/>
          <w:sz w:val="24"/>
          <w:vertAlign w:val="superscript"/>
        </w:rPr>
        <w:fldChar w:fldCharType="end"/>
      </w:r>
      <w:r>
        <w:rPr>
          <w:rFonts w:ascii="Times New Roman" w:hAnsi="Times New Roman" w:cs="Times New Roman"/>
          <w:sz w:val="24"/>
        </w:rPr>
        <w:t xml:space="preserve">. As a result, they are repeatedly exposed to content that supports the rumor. From a framing perspective, rumors become more persuasive when they fit users’ existing schemas and expectations </w:t>
      </w:r>
      <w:r>
        <w:rPr>
          <w:vertAlign w:val="superscript"/>
        </w:rPr>
        <w:fldChar w:fldCharType="begin"/>
      </w:r>
      <w:r>
        <w:rPr>
          <w:vertAlign w:val="superscript"/>
        </w:rPr>
        <w:instrText xml:space="preserve"> ADDIN ZOTERO_ITEM CSL_CITATION {"citationID":"AjrChdK4","properties":{"unsorted":false,"formattedCitation":"[19]","plainCitation":"[19]","noteIndex":0},"citationItems":[{"id":36,"uris":["http://zotero.org/users/11769009/items/D3TE6VN5"],"itemData":{"id":36,"type":"article-journal","container-title":"Journal of Communication","DOI":"10.1111/j.1460-2466.1993.tb01304.x","ISSN":"1460-2466","issue":"4","language":"en","note":"_eprint: https://onlinelibrary.wiley.com/doi/pdf/10.1111/j.1460-2466.1993.tb01304.x","page":"51-58","source":"Wiley Online Library","title":"Framing: Toward Clarification of a Fractured Paradigm","title-short":"Framing","volume":"43","author":[{"family":"Entman","given":"Robert M."}],"issued":{"date-parts":[["1993"]]}}}],"schema":"https://github.com/citation-style-language/schema/raw/master/csl-citation.json"} </w:instrText>
      </w:r>
      <w:r>
        <w:rPr>
          <w:vertAlign w:val="superscript"/>
        </w:rPr>
        <w:fldChar w:fldCharType="separate"/>
      </w:r>
      <w:r>
        <w:rPr>
          <w:rFonts w:ascii="Times New Roman" w:hAnsi="Times New Roman" w:cs="Times New Roman"/>
          <w:sz w:val="24"/>
          <w:vertAlign w:val="superscript"/>
        </w:rPr>
        <w:t>[19]</w:t>
      </w:r>
      <w:r>
        <w:rPr>
          <w:vertAlign w:val="superscript"/>
        </w:rPr>
        <w:fldChar w:fldCharType="end"/>
      </w:r>
      <w:r>
        <w:rPr>
          <w:rFonts w:ascii="Times New Roman" w:hAnsi="Times New Roman" w:cs="Times New Roman"/>
          <w:sz w:val="24"/>
        </w:rPr>
        <w:t xml:space="preserve">. Group cocooning may also strengthen rumor belief through social identity processes, which reinforces shared convictions among users inside the rumor cocoon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{"citationID":"vwoNsSvg","properties":{"unsorted":false,"formattedCitation":"[20]","plainCitation":"[20]","noteIndex":0},"citationItems":[{"id":82,"uris":["http://zotero.org/users/11769009/items/T7EENH89"],"itemData":{"id":82,"type":"article-journal","abstract":"The role of network structure in intergroup differentiation-the bipolarization of stereotypes that are defensive (ingroup-positive/outgroup-negative) and non-defensive (outgroup-positive/ingroup-negative)-was investigated using a Dynamic Social Impact Theory (DSIT) framework. Three computer-mediated laboratory social network experiments were pooled to test the interaction of network clustering (cliquish structure) and segregation (personal network homogeneity) on intergroup differentiation. Democrats and Republicans during the five months preceding the 2008 U.S. Presidential election, deaf and hearing persons, and women and men participated. Twenty-six 16-person groups (e.g., 8 Democrats, 8 Republicans) serially discussed nine controversial stereotyped rumors in lattice (unclustered) or \"family\" (clustered) network structures. Support was found for an Ingroup Echo Chamber Effect: segregation led to intergroup differentiation (stronger defensive belief, weaker non-defensive belief) in clustered, but not unclustered, structures. At the individual level, network clustering amplified ingroup neighbor social influence, leading participants to think more positively of their ingroup and more negatively of their outgroup. © 2014 Guilford Publications, Inc.","archive":"Scopus","container-title":"Social Cognition","DOI":"10.1521/soco.2014.32.5.409","ISSN":"0278-016X","issue":"5","language":"en","page":"409-448","source":"Scopus","title":"Network structure moderates intergroup differentiation of stereotyped rumors","volume":"32","author":[{"family":"DiFonzo","given":"N."},{"family":"Suls","given":"J."},{"family":"Beckstead","given":"J.W."},{"family":"Bourgeois","given":"M.J."},{"family":"Homan","given":"C.M."},{"family":"Brougher","given":"S."},{"family":"Younge","given":"A.J."},{"family":"Terpstra-Schwab","given":"N."}],"issued":{"date-parts":[["2014"]]}}}],"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[20]</w:t>
      </w:r>
      <w:r>
        <w:rPr>
          <w:rFonts w:ascii="Times New Roman" w:hAnsi="Times New Roman" w:cs="Times New Roman"/>
          <w:sz w:val="24"/>
          <w:vertAlign w:val="superscript"/>
        </w:rPr>
        <w:fldChar w:fldCharType="end"/>
      </w:r>
      <w:r>
        <w:rPr>
          <w:rFonts w:ascii="Times New Roman" w:hAnsi="Times New Roman" w:cs="Times New Roman"/>
          <w:sz w:val="24"/>
        </w:rPr>
        <w:t>. Therefore, rumor cocoons may intensify group cocooning by strengthening rumor belief among users inside the cocoon. Taken together, existing studies have mainly explained how cocooned information environments are formed, but have not further examined how different degrees of group cocooning affect governmental rumor refutation.</w:t>
      </w:r>
    </w:p>
    <w:p w14:paraId="66C79FC3">
      <w:pPr>
        <w:suppressAutoHyphens/>
        <w:kinsoku w:val="0"/>
        <w:overflowPunct w:val="0"/>
        <w:autoSpaceDE w:val="0"/>
        <w:autoSpaceDN w:val="0"/>
        <w:adjustRightInd w:val="0"/>
        <w:snapToGrid w:val="0"/>
        <w:spacing w:line="360" w:lineRule="auto"/>
        <w:outlineLvl w:val="1"/>
        <w:rPr>
          <w:rStyle w:val="19"/>
          <w:rFonts w:ascii="Times New Roman" w:hAnsi="Times New Roman" w:eastAsia="宋体" w:cs="Times New Roman"/>
          <w:b/>
          <w:bCs/>
          <w:sz w:val="24"/>
          <w:szCs w:val="24"/>
        </w:rPr>
      </w:pPr>
      <w:r>
        <w:rPr>
          <w:rStyle w:val="19"/>
          <w:rFonts w:ascii="Times New Roman" w:hAnsi="Times New Roman" w:eastAsia="宋体" w:cs="Times New Roman"/>
          <w:b/>
          <w:bCs/>
          <w:sz w:val="24"/>
          <w:szCs w:val="24"/>
        </w:rPr>
        <w:t>2.2. Group cocooning and governmental rumor refutation</w:t>
      </w:r>
    </w:p>
    <w:p w14:paraId="1348E604">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 xml:space="preserve">Governmental rumor refutation refers to the process through which government agencies issue official rebuttals to correct rumors. Effective governmental rumor refutation can reduce rumor belief, enhance public trust in official information channels, and limit rumor dissemination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{"citationID":"8YrnUrZt","properties":{"unsorted":false,"formattedCitation":"[21,22]","plainCitation":"[21,22]","noteIndex":0},"citationItems":[{"id":1072,"uris":["http://zotero.org/users/11769009/items/349W7HV7"],"itemData":{"id":1072,"type":"article-journal","abstract":"The outbreak of the coronavirus disease (COVID-19) pandemic, a significant health threat, influenced information-related behaviors and induced increased rumor-sharing behaviors on social media. Fighting COVID-19 thus entails the need to fight the rumors as well, providing a strong motivation to explore rumor-related behavior during this extraordinary period. From the perspective of information acquisition, we predicted that information acquisition from social and traditional media would interactively influence rumor-related decisions (i.e., rumor belief and sharing) and that critical thinking would shape this relationship. Through a survey of 2424 individuals who used social media during the pandemic, we found that information acquisition from social media was negatively related to rumor sharing and that rumor belief mediated this relationship. Meanwhile, information acquisition from traditional media weakened the negative effect of information acquisition from social media on rumor belief, and critical thinking alleviated the positive effect of rumor belief on rumor sharing. This study contributes to the literature by explaining the diffusion of COVID-19 rumors on social media from an information perspective and revealing how different information sources and thinking styles come into conflict in rumor decisions.","container-title":"Computers in Human Behavior","DOI":"10.1016/j.chb.2022.107521","ISSN":"0747-5632","journalAbbreviation":"Computers in Human Behavior","page":"107521","source":"ScienceDirect","title":"Fighting rumors to fight COVID-19: Investigating rumor belief and sharing on social media during the pandemic","title-short":"Fighting rumors to fight COVID-19","volume":"139","author":[{"family":"Guo","given":"Feng"},{"family":"Zhou","given":"Apan"},{"family":"Zhang","given":"Xiaofei"},{"family":"Xu","given":"Xinxiang"},{"family":"Liu","given":"Xuekun"}],"issued":{"date-parts":[["2023",2,1]]}}},{"id":1086,"uris":["http://zotero.org/users/11769009/items/YQTMYG4J"],"itemData":{"id":1086,"type":"article-journal","abstract":"Accelerated by the widespread use of social networks, the propagation of rumors has been a destructive factor in the Internet environment. Chinese governments at different administrative levels have established official rumor-refuting accounts on social media to confute rumors, but the spread of rumors in social networks remains a significant concern due to the immature construction of rumor-refuting accounts. To identify the deficiencies of official rumor-refuting accounts at different administrative levels and how to improve their rumor-confutation ability, this paper applies a multi-criteria decision-making (MCDM) method to evaluate Chinese official rumor-refuting accounts on social media, then discusses the differences among them to provide targeted suggestions for improvement. Based on the 10,253 rumor-refuting articles published by 26 Chinese official rumor-refuting accounts on WeChat (a combined social media of Twitter and WhatsApp in China) in 2021, this paper first proposes a targeted rumor-refuting ability evaluation criteria system based on Source-Message-Channel-Receiver (SMCR) theory of communication. Then it applies the Stochastic Multi-criteria Acceptability Analysis-Analytic Hierarchy Process Sort-II with intuitionistic trapezoidal fuzzy numbers (SMAA-AHPSort-II-ITFN) method to evaluate and compare the official rumor-refuting accounts at different administrative levels. The evaluation results show significant differences in the ability of various rumor-refuting accounts to confute rumors. Finally, specific suggestions are provided for improving the ability of official rumor-refuting accounts.","container-title":"Computer Communications","DOI":"10.1016/j.comcom.2023.07.021","ISSN":"0140-3664","journalAbbreviation":"Computer Communications","page":"331-348","source":"ScienceDirect","title":"How to improve the rumor-confutation ability of official rumor-refuting account on social media: A Chinese case study","title-short":"How to improve the rumor-confutation ability of official rumor-refuting account on social media","volume":"209","author":[{"family":"Tu","given":"Yan"},{"family":"Cheng","given":"Linqi"},{"family":"Liu","given":"Liyi"},{"family":"Li","given":"Zongmin"},{"family":"Lev","given":"Benjamin"}],"issued":{"date-parts":[["2023",9,1]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[21,22]</w:t>
      </w:r>
      <w:r>
        <w:rPr>
          <w:rFonts w:ascii="Times New Roman" w:hAnsi="Times New Roman" w:cs="Times New Roman"/>
          <w:sz w:val="24"/>
          <w:vertAlign w:val="superscript"/>
        </w:rPr>
        <w:fldChar w:fldCharType="end"/>
      </w:r>
      <w:r>
        <w:rPr>
          <w:rStyle w:val="19"/>
          <w:rFonts w:ascii="Times New Roman" w:hAnsi="Times New Roman" w:cs="Times New Roman"/>
          <w:sz w:val="24"/>
          <w:szCs w:val="24"/>
        </w:rPr>
        <w:t>. However, official rebuttals do not enter a neutral information environment. On SMPs characterized by rumor cocoons, governmental rumor refutation becomes more complex. When official rebuttals contradict rumor-consistent narratives within the cocoon, cocooned users may perceive them as inconsistent with their existing beliefs and less credible than information from familiar rumor sources or in-group members. This makes it more difficult for official rebuttals to promote belief updating among cocooned users. Therefore, group cocooning created by rumor cocoons is a key contextual factor in examining official refutation effectiveness.</w:t>
      </w:r>
    </w:p>
    <w:p w14:paraId="6EACE9B0">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 xml:space="preserve">Governmental capacities play a central role in this process. First, response timing affects whether official rebuttals can reach the public before rumors gain visibility, familiarity, and social endorsement. Delayed rebuttals may allow users to form stable rumor-based beliefs, making later correction more difficult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{"citationID":"OhMhMIkG","properties":{"unsorted":false,"formattedCitation":"[3,4]","plainCitation":"[3,4]","noteIndex":0},"citationItems":[{"id":2659,"uris":["http://zotero.org/users/11769009/items/GCT6DL3F"],"itemData":{"id":2659,"type":"article-journal","container-title":"Big Data &amp; Society","issue":"2","note":"ISBN: 2053-9517","page":"2053951720980127","publisher":"SAGE Publications Sage UK: London, England","title":"Caution: Rumors ahead—a case study on the debunking of false information on twitter","volume":"7","author":[{"family":"Jung","given":"Anna-Katharina"},{"family":"Ross","given":"Björn"},{"family":"Stieglitz","given":"Stefan"}],"issued":{"date-parts":[["2020"]]}}},{"id":31,"uris":["http://zotero.org/users/11769009/items/T73A2ZT7"],"itemData":{"id":31,"type":"article-journal","abstract":"IJMPC is a journal focused on Computational Physics, including on the use of computers to advance knowledge in physical sciences and the use of physical analogies in computation.","archive_location":"world","container-title":"International Journal of Modern Physics C","DOI":"10.1142/S0129183120501235","language":"en","publisher":"World Scientific Publishing Company","source":"www.worldscientific.com","title":"A rumor control competition model considering intervention of the official rumor-refuting information","URL":"https://www.worldscientific.com/worldscinet/ijmpc","author":[{"family":"Zhang","given":"Yi"},{"family":"Xu","given":"Jiuping"},{"family":"Wu","given":"Yue"}],"accessed":{"date-parts":[["2023",11,25]]},"issued":{"date-parts":[["2020",8,19]]}}}],"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[3,4]</w:t>
      </w:r>
      <w:r>
        <w:rPr>
          <w:rFonts w:hint="eastAsia" w:ascii="Times New Roman" w:hAnsi="Times New Roman" w:cs="Times New Roman"/>
          <w:sz w:val="24"/>
          <w:vertAlign w:val="superscript"/>
        </w:rPr>
        <w:fldChar w:fldCharType="end"/>
      </w:r>
      <w:r>
        <w:rPr>
          <w:rStyle w:val="19"/>
          <w:rFonts w:ascii="Times New Roman" w:hAnsi="Times New Roman" w:cs="Times New Roman"/>
          <w:sz w:val="24"/>
          <w:szCs w:val="24"/>
        </w:rPr>
        <w:t xml:space="preserve">. Second, targeting capacity determines whether official rebuttals can reach users who are most exposed to rumor sources. Users inside rumor cocoons may have higher rumor trust and stronger willingness to disseminate rumors than users outside the cocoon. Thus, accurate targeting can improve the delivery of official rebuttals to high-risk groups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{"citationID":"oEbGQhhD","properties":{"formattedCitation":"[6]","plainCitation":"[6]","noteIndex":0},"citationItems":[{"id":1084,"uris":["http://zotero.org/users/11769009/items/R6K2ENGL"],"itemData":{"id":1084,"type":"article-journal","abstract":"Relying solely on sentiment polarity to express users’ true attitudes towards rumor-refuting information is imprecise, and methods that ignore specific user groups and their influence on refutation will result in ineffective spread of refutation information. In this paper, we investigate three questions: (1) How to measure the users’ attitudes of rumor-refuting information? (2) How can users be more efficiently classified based on their attitudes and behaviors? (3) What are the group features of different crowds? Accordingly, we introduce an innovative classification scheme based on users’ attitudes and interactive behaviors. Subsequently, Natural language processing (NLP) techniques are applied to quantify the sentiment tendency and recent interests of users. Believability as a metric for quantifying users’ attitudes is measured by the proposed RoBERTa-BiLSTM model. Then, five machine learning classification models are established, among which Extreme Gradient Boosting (XGBoost) model has the best performance. Lastly, based on XGBoost and Target Group Index (TGI), four groups are comprehensively evaluated and user profiles are constructed for distinct groups: rumor refuters, rumor spreaders, anti-rumor inactivists and pro-rumor inactivists. The results reveal that the distribution of Believability shows significant polarization among users and there are significant feature differences between various groups. This work makes a notable contribution to refutation by advancing beyond traditional sentiment analysis to precise measurement of users’ attitudes toward rumor-refuting content. By introducing the novel classification scheme, this paper is the first of its kind for applying Believability of rumor refutation and offering a more nuanced understanding of users’ attitudes as a differentiator for crowd classification. It advances the understanding and development of crowd classification and holds the potential to significantly impact the realm of precise rumor governance.","container-title":"Expert Systems with Applications","DOI":"10.1016/j.eswa.2024.126107","ISSN":"0957-4174","journalAbbreviation":"Expert Systems with Applications","page":"126107","source":"ScienceDirect","title":"Precise refutation of social media rumors through users’ perspective: Crowd classification based on Believability","title-short":"Precise refutation of social media rumors through users’ perspective","volume":"268","author":[{"family":"Zhou","given":"Yujie"},{"family":"Li","given":"Zongmin"},{"family":"Tu","given":"Yan"},{"family":"Lev","given":"Benjamin"}],"issued":{"date-parts":[["2025",4,5]]}}}],"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[6]</w:t>
      </w:r>
      <w:r>
        <w:rPr>
          <w:rFonts w:ascii="Times New Roman" w:hAnsi="Times New Roman" w:cs="Times New Roman"/>
          <w:sz w:val="24"/>
          <w:vertAlign w:val="superscript"/>
        </w:rPr>
        <w:fldChar w:fldCharType="end"/>
      </w:r>
      <w:r>
        <w:rPr>
          <w:rStyle w:val="19"/>
          <w:rFonts w:ascii="Times New Roman" w:hAnsi="Times New Roman" w:cs="Times New Roman"/>
          <w:sz w:val="24"/>
          <w:szCs w:val="24"/>
        </w:rPr>
        <w:t xml:space="preserve">. Third, government credibility determines whether official rebuttals are perceived as trustworthy and persuasive. Even timely and </w:t>
      </w:r>
      <w:r>
        <w:rPr>
          <w:rStyle w:val="19"/>
          <w:rFonts w:hint="eastAsia" w:ascii="Times New Roman" w:hAnsi="Times New Roman" w:cs="Times New Roman"/>
          <w:sz w:val="24"/>
          <w:szCs w:val="24"/>
        </w:rPr>
        <w:t>accurate</w:t>
      </w:r>
      <w:r>
        <w:rPr>
          <w:rStyle w:val="19"/>
          <w:rFonts w:ascii="Times New Roman" w:hAnsi="Times New Roman" w:cs="Times New Roman"/>
          <w:sz w:val="24"/>
          <w:szCs w:val="24"/>
        </w:rPr>
        <w:t xml:space="preserve"> targeted rebuttals may fail if users distrust the official source. In highly cocooned environments, credibility may be especially important because official rebuttals must overcome both false information and group-level reinforcement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qNS5mxcS","properties":{"unsorted":true,"formattedCitation":"[5,4]","plainCitation":"[5,4]","dontUpdate":true,"noteIndex":0},"citationItems":[{"id":31,"uris":["http://zotero.org/users/11769009/items/T73A2ZT7"],"itemData":{"id":31,"type":"article-journal","abstract":"IJMPC is a journal focused on Computational Physics, including on the use of computers to advance knowledge in physical sciences and the use of physical analogies in computation.","archive_location":"world","container-title":"International Journal of Modern Physics C","DOI":"10.1142/S0129183120501235","language":"en","publisher":"World Scientific Publishing Company","source":"www.worldscientific.com","title":"A rumor control competition model considering intervention of the official rumor-refuting information","URL":"https://www.worldscientific.com/worldscinet/ijmpc","author":[{"family":"Zhang","given":"Yi"},{"family":"Xu","given":"Jiuping"},{"family":"Wu","given":"Yue"}],"accessed":{"date-parts":[["2023",11,25]]},"issued":{"date-parts":[["2020",8,19]]}}},{"id":1080,"uris":["http://zotero.org/users/11769009/items/YYMPAPT7"],"itemData":{"id":1080,"type":"article-journal","abstract":"Motivated by the practical needs of enhancing social media rumor refutation effectiveness, this paper is dedicated to develop a proper rumor refutation effectiveness index (REI), identify key factors influencing REI and propose decision making suggestions for rumor refutation platforms. 298,118 pieces of comments and 185,209 pieces of the reposters’ verification status of 248 rumor refutation microblogs on Sina Weibo (the Chinese equivalent of Twitter) are collected during a 1-year period using a web crawler. To extract the text characteristics and analyze the sentiment of the rumor refutation microblogs, Natural Language Processing (NLP) approaches are applied. To explore the relationship between REI and the content and contextual factors of the rumor refutation microblogs, four regression models based on the collected data are established, namely linear regression model, Support Vector regression model (SVR), Extreme Gradient Boosting regression model (XGBoostRegressor) and Light Gradient Boosting Machine regression model (LGBMRegressor). The LGBMRegressor has the best goodness-of-fit among the compared regression models. Then, SHapley Additive exPlanations (SHAP) is employed to visualize and explain the LGBMRegressor results. Decision making suggestions for rumor refutation platforms on how to organize rumor refutation microblogs under different situations such as rumor category, author’s influence and heat of topics are proposed.","container-title":"Information Processing &amp; Management","DOI":"10.1016/j.ipm.2020.102420","ISSN":"0306-4573","issue":"1","journalAbbreviation":"Information Processing &amp; Management","page":"102420","source":"ScienceDirect","title":"Social media rumor refutation effectiveness: Evaluation, modelling and enhancement","title-short":"Social media rumor refutation effectiveness","volume":"58","author":[{"family":"Li","given":"Zongmin"},{"family":"Zhang","given":"Qi"},{"family":"Du","given":"Xinyu"},{"family":"Ma","given":"Yanfang"},{"family":"Wang","given":"Shihang"}],"issued":{"date-parts":[["2021",1,1]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[4</w:t>
      </w:r>
      <w:r>
        <w:rPr>
          <w:rFonts w:hint="eastAsia" w:ascii="Times New Roman" w:hAnsi="Times New Roman" w:cs="Times New Roman"/>
          <w:sz w:val="24"/>
          <w:vertAlign w:val="superscript"/>
        </w:rPr>
        <w:t>, 5</w:t>
      </w:r>
      <w:r>
        <w:rPr>
          <w:rFonts w:ascii="Times New Roman" w:hAnsi="Times New Roman" w:cs="Times New Roman"/>
          <w:sz w:val="24"/>
          <w:vertAlign w:val="superscript"/>
        </w:rPr>
        <w:t>]</w:t>
      </w:r>
      <w:r>
        <w:rPr>
          <w:rFonts w:ascii="Times New Roman" w:hAnsi="Times New Roman" w:cs="Times New Roman"/>
          <w:sz w:val="24"/>
          <w:vertAlign w:val="superscript"/>
        </w:rPr>
        <w:fldChar w:fldCharType="end"/>
      </w:r>
      <w:r>
        <w:rPr>
          <w:rStyle w:val="19"/>
          <w:rFonts w:ascii="Times New Roman" w:hAnsi="Times New Roman" w:cs="Times New Roman"/>
          <w:sz w:val="24"/>
          <w:szCs w:val="24"/>
        </w:rPr>
        <w:t>.</w:t>
      </w:r>
    </w:p>
    <w:p w14:paraId="7A8DF4A7">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Although prior studies have examined how governmental capacities affect official refutation effectiveness, a clear dynamic metric for evaluating such effectiveness remains underdeveloped. Since governmental rumor refutation seeks to update the public from rumor acceptance to rumor rejection, its effectiveness should be evaluated through the speed of public belief change. Belief updating examines how people update their beliefs in response to new information</w:t>
      </w:r>
      <w:r>
        <w:rPr>
          <w:rFonts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{"citationID":"y9jqPvxc","properties":{"unsorted":false,"formattedCitation":"[23]","plainCitation":"[23]","noteIndex":0},"citationItems":[{"id":413,"uris":["http://zotero.org/users/11769009/items/3WJ2M93R"],"itemData":{"id":413,"type":"article-journal","abstract":"Why people do or do not change their beliefs has been a long-standing puzzle. Sometimes people hold onto false beliefs despite ample contradictory evidence; sometimes they change their beliefs without sufficient reason. Here, we propose that the utility of a belief is derived from the potential outcomes associated with holding it. Outcomes can be internal (e.g., positive/negative feelings) or external (e.g., material gain/loss), and only some are dependent on belief accuracy. Belief change can then be understood as an economic transaction in which the multidimensional utility of the old belief is compared against that of the new belief. Change will occur when potential outcomes alter across attributes, for example because of changing environments or when certain outcomes are made more or less salient.","container-title":"Perspectives on Psychological Science: A Journal of the Association for Psychological Science","DOI":"10.1177/17456916221082967","ISSN":"1745-6924","issue":"1","journalAbbreviation":"Perspect Psychol Sci","language":"en","page":"142-151","PMID":"35939828","source":"PubMed","title":"Why and When Beliefs Change","volume":"18","author":[{"family":"Sharot","given":"Tali"},{"family":"Rollwage","given":"Max"},{"family":"Sunstein","given":"Cass R."},{"family":"Fleming","given":"Stephen M."}],"issued":{"date-parts":[["2023",1]]}}}],"schema":"https://github.com/citation-style-language/schema/raw/master/csl-citation.json"}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[23]</w:t>
      </w:r>
      <w:r>
        <w:rPr>
          <w:rFonts w:ascii="Times New Roman" w:hAnsi="Times New Roman" w:cs="Times New Roman"/>
          <w:sz w:val="24"/>
          <w:vertAlign w:val="superscript"/>
        </w:rPr>
        <w:fldChar w:fldCharType="end"/>
      </w:r>
      <w:r>
        <w:rPr>
          <w:rFonts w:ascii="Times New Roman" w:hAnsi="Times New Roman" w:cs="Times New Roman"/>
          <w:sz w:val="24"/>
        </w:rPr>
        <w:t xml:space="preserve">. Previous research has employed the time required for belief updating among </w:t>
      </w:r>
      <w:r>
        <w:rPr>
          <w:rFonts w:ascii="Times New Roman" w:hAnsi="Times New Roman" w:eastAsia="宋体" w:cs="Times New Roman"/>
          <w:sz w:val="24"/>
        </w:rPr>
        <w:t xml:space="preserve">the public as a metric of government performance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{"citationID":"cp6tgRzA","properties":{"formattedCitation":"[24]","plainCitation":"[24]","noteIndex":0},"citationItems":[{"id":1147,"uris":["http://zotero.org/users/11769009/items/SE77KDGV"],"itemData":{"id":1147,"type":"article-journal","abstract":"Individual perception of vaccine safety is an important factor in determining a person's adherence to a vaccination program and its consequences for disease control. This perception, or belief, about the safety of a given vaccine, is not a static parameter but a variable subject to environmental influence. To complicate matters, perception of risk (or safety) does not correspond to actual risk. In this paper we propose a way to model the dynamics of such beliefs in the context of a realistic epidemiological scenario. The methodology proposed is based on Bayesian inference, and can be extended to model more complex belief systems associated with decision models.","container-title":"Nature Precedings","DOI":"10.1038/npre.2008.2447.1","ISSN":"1756-0357","journalAbbreviation":"Nature Precedings","title":"Dynamic Modeling of Vaccinating Behavior as a Function of Individual Beliefs","URL":"https://doi.org/10.1038/npre.2008.2447.1","author":[{"family":"Coelho","given":"Flávio"},{"family":"Codeço","given":"Cláudia"}],"issued":{"date-parts":[["2008",10,28]]}}}],"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[24]</w:t>
      </w:r>
      <w:r>
        <w:rPr>
          <w:rFonts w:hint="eastAsia" w:ascii="Times New Roman" w:hAnsi="Times New Roman" w:cs="Times New Roman"/>
          <w:sz w:val="24"/>
          <w:vertAlign w:val="superscript"/>
        </w:rPr>
        <w:fldChar w:fldCharType="end"/>
      </w:r>
      <w:r>
        <w:rPr>
          <w:rFonts w:ascii="Times New Roman" w:hAnsi="Times New Roman" w:eastAsia="宋体" w:cs="Times New Roman"/>
          <w:sz w:val="24"/>
        </w:rPr>
        <w:t>.</w:t>
      </w:r>
      <w:r>
        <w:rPr>
          <w:rFonts w:ascii="Times New Roman" w:hAnsi="Times New Roman" w:cs="Times New Roman"/>
          <w:sz w:val="24"/>
        </w:rPr>
        <w:t xml:space="preserve"> For instance, Balafoutas</w:t>
      </w:r>
      <w:r>
        <w:rPr>
          <w:rFonts w:hint="eastAsia" w:ascii="Times New Roman" w:hAnsi="Times New Roman" w:cs="Times New Roman"/>
          <w:sz w:val="24"/>
        </w:rPr>
        <w:t xml:space="preserve">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{"citationID":"tvKm3IPV","properties":{"unsorted":false,"formattedCitation":"[25]","plainCitation":"[25]","noteIndex":0},"citationItems":[{"id":1152,"uris":["http://zotero.org/users/11769009/items/AM4SPY3B"],"itemData":{"id":1152,"type":"article-journal","abstract":"This paper investigates the role of guilt aversion for corruption in public administration. Corruption is modeled as the outcome of a game played between a bureaucrat, a lobby, and the public. There is a moral cost of corruption for the bureaucrat, who is averse to letting the public down. We study how the behavior of the lobby and the bureaucrat depend on perceived public beliefs, when these are constant and when they are allowed to vary over time. With time-varying beliefs, corruption is more likely when the horizon of the game is relatively long and when public beliefs are initially low and are updated fast.","container-title":"Journal of Economic Behavior &amp; Organization","DOI":"10.1016/j.jebo.2010.12.007","ISSN":"0167-2681","issue":"1","journalAbbreviation":"Journal of Economic Behavior &amp; Organization","page":"51-59","source":"ScienceDirect","title":"Public beliefs and corruption in a repeated psychological game","volume":"78","author":[{"family":"Balafoutas","given":"Loukas"}],"issued":{"date-parts":[["2011",4,1]]}}}],"schema":"https://github.com/citation-style-language/schema/raw/master/csl-citation.json"}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[25]</w:t>
      </w:r>
      <w:r>
        <w:rPr>
          <w:rFonts w:hint="eastAsia" w:ascii="Times New Roman" w:hAnsi="Times New Roman" w:cs="Times New Roman"/>
          <w:sz w:val="24"/>
          <w:vertAlign w:val="superscript"/>
        </w:rPr>
        <w:fldChar w:fldCharType="end"/>
      </w:r>
      <w:r>
        <w:rPr>
          <w:rFonts w:ascii="Times New Roman" w:hAnsi="Times New Roman" w:cs="Times New Roman"/>
          <w:sz w:val="24"/>
        </w:rPr>
        <w:t xml:space="preserve"> used a stylized model to investigate the impact of guilt aversion on corruption in public administration and discovered</w:t>
      </w:r>
      <w:r>
        <w:rPr>
          <w:rFonts w:ascii="Times New Roman" w:hAnsi="Times New Roman" w:eastAsia="宋体" w:cs="Times New Roman"/>
          <w:sz w:val="24"/>
        </w:rPr>
        <w:t xml:space="preserve"> that corruption was more likely when the time of public belief</w:t>
      </w:r>
      <w:r>
        <w:rPr>
          <w:rFonts w:ascii="Times New Roman" w:hAnsi="Times New Roman" w:cs="Times New Roman"/>
          <w:sz w:val="24"/>
        </w:rPr>
        <w:t xml:space="preserve"> updating was short. However, governmental rumor refutation is similar to a cognitive battle against the source of rumors, which updates public beliefs from believing to disbelieving rumors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{"citationID":"IwZmTf6u","properties":{"unsorted":false,"formattedCitation":"[26]","plainCitation":"[26]","noteIndex":0},"citationItems":[{"id":44,"uris":["http://zotero.org/users/11769009/items/QRAITJLJ"],"itemData":{"id":44,"type":"article-journal","abstract":"Despite the prevalence of anti-government rumors in authoritarian countries, little is currently known about their effects on citizens’ attitudes toward the government, and whether the authorities can effectively combat rumors. With an experimental procedure embedded in two surveys about Chinese internet users’ information exposure, this study finds that rumors decrease citizens’ trust in the government and support of the regime. Moreover, individuals from diverse socio-economic and political backgrounds are similarly susceptible to thinly evidenced rumors. Rebuttals generally reduce people’s belief in the specific content of rumors, but often do not recover political trust unless the government brings forth solid and vivid evidence to back its refutation or win the endorsement of public figures broadly perceived to be independent. But because such high-quality and strong rebuttals are hard to come by, rumors will erode political support in an authoritarian state. These findings have rich implications for studies of rumors and misinformation in general, and authoritarian information politics in particular.","archive":"Cambridge Core","container-title":"British Journal of Political Science","DOI":"10.1017/S0007123415000253","ISSN":"0007-1234","issue":"2","language":"en","note":"edition: 2015/07/24","page":"283-311","publisher":"Cambridge University Press","source":"Cambridge University Press","title":"A War of (Mis)Information: The Political Effects of Rumors and Rumor Rebuttals in an Authoritarian Country","volume":"47","author":[{"family":"Huang","given":"Haifeng"}],"issued":{"date-parts":[["2017"]]}}}],"schema":"https://github.com/citation-style-language/schema/raw/master/csl-citation.json"}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[26]</w:t>
      </w:r>
      <w:r>
        <w:rPr>
          <w:rFonts w:ascii="Times New Roman" w:hAnsi="Times New Roman" w:cs="Times New Roman"/>
          <w:sz w:val="24"/>
          <w:vertAlign w:val="superscript"/>
        </w:rPr>
        <w:fldChar w:fldCharType="end"/>
      </w:r>
      <w:r>
        <w:rPr>
          <w:rFonts w:ascii="Times New Roman" w:hAnsi="Times New Roman" w:cs="Times New Roman"/>
          <w:sz w:val="24"/>
        </w:rPr>
        <w:t xml:space="preserve">. In the process of a government refuting rumors, the length of the update time of </w:t>
      </w:r>
      <w:r>
        <w:rPr>
          <w:rFonts w:ascii="Times New Roman" w:hAnsi="Times New Roman" w:eastAsia="宋体" w:cs="Times New Roman"/>
          <w:sz w:val="24"/>
        </w:rPr>
        <w:t xml:space="preserve">public </w:t>
      </w:r>
      <w:r>
        <w:rPr>
          <w:rFonts w:ascii="Times New Roman" w:hAnsi="Times New Roman" w:cs="Times New Roman"/>
          <w:sz w:val="24"/>
        </w:rPr>
        <w:t xml:space="preserve">beliefs in </w:t>
      </w:r>
      <w:r>
        <w:rPr>
          <w:rFonts w:ascii="Times New Roman" w:hAnsi="Times New Roman" w:eastAsia="宋体" w:cs="Times New Roman"/>
          <w:sz w:val="24"/>
        </w:rPr>
        <w:t>rumors</w:t>
      </w:r>
      <w:r>
        <w:rPr>
          <w:rFonts w:ascii="Times New Roman" w:hAnsi="Times New Roman" w:cs="Times New Roman"/>
          <w:sz w:val="24"/>
        </w:rPr>
        <w:t xml:space="preserve"> reflects the effectiveness of governmental governance of rumors. A longer update time is associated with a lower effectiveness of </w:t>
      </w:r>
      <w:r>
        <w:rPr>
          <w:rFonts w:ascii="Times New Roman" w:hAnsi="Times New Roman" w:eastAsia="宋体" w:cs="Times New Roman"/>
          <w:sz w:val="24"/>
        </w:rPr>
        <w:t xml:space="preserve">rumor </w:t>
      </w:r>
      <w:r>
        <w:rPr>
          <w:rFonts w:ascii="Times New Roman" w:hAnsi="Times New Roman" w:cs="Times New Roman"/>
          <w:sz w:val="24"/>
        </w:rPr>
        <w:t>governance</w:t>
      </w:r>
      <w:r>
        <w:rPr>
          <w:rFonts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{"citationID":"9z0EIQhl","properties":{"unsorted":false,"formattedCitation":"[27]","plainCitation":"[27]","noteIndex":0},"citationItems":[{"id":1148,"uris":["http://zotero.org/users/11769009/items/XRRJBV6V"],"itemData":{"id":1148,"type":"paper-conference","abstract":"We define the notion of social rumor in a standard game-theoretic framework, and assume each agent in the rumor game with individual rationality. In this framework, individual agent can interact with its neighboring agents, and word-of-mouth communication is employed during interaction. We introduce a simple and natural strategy-select rule, called behavior update rule (BUR). The BUR uses an accumulative influence force (CIF) with considering the authority influence of neighboring agents rather than simple accumulative number of information from neighboring agents. The BUR can provide rules to restrict agents’ behavior to one particular strategy and lead to emergence of social rumor or anti-rumor. Most importantly, we give simple natural rules of rumor and anti-rumor information transmission, and investigate the efficiency with which social rumors and anti-rumors (agent claims that rumor information is false or doesn’t exist) are achieved.","container-title":"Computational Science – ICCS 2007","ISBN":"978-3-540-72590-9","page":"90-97","publisher":"Springer Berlin Heidelberg","publisher-place":"Berlin, Heidelberg","title":"Emergence of Social Rumor: Modeling, Analysis, and Simulations","author":[{"family":"Xia","given":"ZhengYou"},{"family":"Huang","given":"LaiLei"}],"editor":[{"family":"Shi","given":"Yong"},{"family":"Albada","given":"Geert Dick","non-dropping-particle":"van"},{"family":"Dongarra","given":"Jack"},{"family":"Sloot","given":"Peter M. A."}],"issued":{"date-parts":[["2007"]]}}}],"schema":"https://github.com/citation-style-language/schema/raw/master/csl-citation.json"}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[27]</w:t>
      </w:r>
      <w:r>
        <w:rPr>
          <w:rFonts w:ascii="Times New Roman" w:hAnsi="Times New Roman" w:cs="Times New Roman"/>
          <w:sz w:val="24"/>
          <w:vertAlign w:val="superscript"/>
        </w:rPr>
        <w:fldChar w:fldCharType="end"/>
      </w:r>
      <w:r>
        <w:rPr>
          <w:rFonts w:ascii="Times New Roman" w:hAnsi="Times New Roman" w:cs="Times New Roman"/>
          <w:sz w:val="24"/>
        </w:rPr>
        <w:t xml:space="preserve">. Therefore, this study uses the update time of public beliefs </w:t>
      </w:r>
      <w:r>
        <w:rPr>
          <w:rFonts w:ascii="Times New Roman" w:hAnsi="Times New Roman" w:eastAsia="宋体" w:cs="Times New Roman"/>
          <w:sz w:val="24"/>
        </w:rPr>
        <w:t>in rumors (</w:t>
      </w:r>
      <w:r>
        <w:rPr>
          <w:rFonts w:ascii="Times New Roman" w:hAnsi="Times New Roman" w:cs="Times New Roman"/>
          <w:i/>
          <w:iCs/>
          <w:sz w:val="24"/>
        </w:rPr>
        <w:t>TBU</w:t>
      </w:r>
      <w:r>
        <w:rPr>
          <w:rFonts w:ascii="Times New Roman" w:hAnsi="Times New Roman" w:eastAsia="宋体" w:cs="Times New Roman"/>
          <w:sz w:val="24"/>
        </w:rPr>
        <w:t xml:space="preserve">) </w:t>
      </w:r>
      <w:r>
        <w:rPr>
          <w:rFonts w:ascii="Times New Roman" w:hAnsi="Times New Roman" w:cs="Times New Roman"/>
          <w:sz w:val="24"/>
        </w:rPr>
        <w:t>to measure the effectiveness of governmental rumor refutation.</w:t>
      </w:r>
    </w:p>
    <w:bookmarkEnd w:id="7"/>
    <w:p w14:paraId="32EFA447">
      <w:pPr>
        <w:suppressAutoHyphens/>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ascii="Times New Roman" w:hAnsi="Times New Roman" w:cs="Times New Roman"/>
          <w:b/>
          <w:bCs/>
          <w:sz w:val="24"/>
        </w:rPr>
        <w:t xml:space="preserve">2.3 Gaps in the Literature </w:t>
      </w:r>
    </w:p>
    <w:p w14:paraId="2E7E0A24">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Although previous extensive studies have emphasized the importance of governmental capacities in rumor diffusion, they provide little evaluation of how effective governmental rumor refutation actually is. This is because detailed data on the processes of rumor spreading, governmental rebuttal actions, and the public’s belief or disbelief in these rumors are inherently difficult to obtain, thereby constraining empirical investigation and making it hard to evaluate refut</w:t>
      </w:r>
      <w:r>
        <w:rPr>
          <w:rFonts w:hint="eastAsia" w:ascii="Times New Roman" w:hAnsi="Times New Roman" w:cs="Times New Roman"/>
          <w:sz w:val="24"/>
        </w:rPr>
        <w:t>ation</w:t>
      </w:r>
      <w:r>
        <w:rPr>
          <w:rFonts w:ascii="Times New Roman" w:hAnsi="Times New Roman" w:cs="Times New Roman"/>
          <w:sz w:val="24"/>
        </w:rPr>
        <w:t xml:space="preserve"> effectiveness. Furthermore, it remains unclear which governmental capacities should be prioritized to improve official refutation effectiveness, and whether their effects vary across different degrees of group cocooning </w:t>
      </w:r>
    </w:p>
    <w:p w14:paraId="3457D275">
      <w:pPr>
        <w:suppressAutoHyphens/>
        <w:kinsoku w:val="0"/>
        <w:overflowPunct w:val="0"/>
        <w:autoSpaceDE w:val="0"/>
        <w:autoSpaceDN w:val="0"/>
        <w:adjustRightInd w:val="0"/>
        <w:snapToGrid w:val="0"/>
        <w:spacing w:line="360" w:lineRule="auto"/>
        <w:jc w:val="center"/>
        <w:rPr>
          <w:rFonts w:ascii="Times New Roman" w:hAnsi="Times New Roman" w:cs="Times New Roman"/>
          <w:sz w:val="24"/>
        </w:rPr>
      </w:pPr>
    </w:p>
    <w:p w14:paraId="2831A201">
      <w:pPr>
        <w:numPr>
          <w:ilvl w:val="255"/>
          <w:numId w:val="0"/>
        </w:numPr>
        <w:suppressAutoHyphens/>
        <w:kinsoku w:val="0"/>
        <w:overflowPunct w:val="0"/>
        <w:autoSpaceDE w:val="0"/>
        <w:autoSpaceDN w:val="0"/>
        <w:adjustRightInd w:val="0"/>
        <w:snapToGrid w:val="0"/>
        <w:spacing w:line="360" w:lineRule="auto"/>
        <w:outlineLvl w:val="0"/>
        <w:rPr>
          <w:rFonts w:ascii="Times New Roman" w:hAnsi="Times New Roman" w:cs="Times New Roman"/>
          <w:b/>
          <w:bCs/>
          <w:sz w:val="24"/>
        </w:rPr>
      </w:pPr>
      <w:r>
        <w:rPr>
          <w:rFonts w:ascii="Times New Roman" w:hAnsi="Times New Roman" w:cs="Times New Roman"/>
          <w:b/>
          <w:bCs/>
          <w:sz w:val="24"/>
        </w:rPr>
        <w:t>3.</w:t>
      </w:r>
      <w:r>
        <w:rPr>
          <w:rFonts w:hint="eastAsia" w:ascii="Times New Roman" w:hAnsi="Times New Roman" w:cs="Times New Roman"/>
          <w:sz w:val="24"/>
        </w:rPr>
        <w:t xml:space="preserve"> </w:t>
      </w:r>
      <w:r>
        <w:rPr>
          <w:rFonts w:ascii="Times New Roman" w:hAnsi="Times New Roman" w:cs="Times New Roman"/>
          <w:b/>
          <w:bCs/>
          <w:sz w:val="24"/>
        </w:rPr>
        <w:t>Methods</w:t>
      </w:r>
    </w:p>
    <w:p w14:paraId="1320CF7E">
      <w:pPr>
        <w:numPr>
          <w:ilvl w:val="12"/>
          <w:numId w:val="0"/>
        </w:num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In order to establish a</w:t>
      </w:r>
      <w:r>
        <w:rPr>
          <w:rFonts w:ascii="Times New Roman" w:hAnsi="Times New Roman" w:cs="Times New Roman"/>
          <w:sz w:val="24"/>
        </w:rPr>
        <w:t>n</w:t>
      </w:r>
      <w:r>
        <w:rPr>
          <w:rFonts w:hint="eastAsia" w:ascii="Times New Roman" w:hAnsi="Times New Roman" w:cs="Times New Roman"/>
          <w:sz w:val="24"/>
        </w:rPr>
        <w:t xml:space="preserve"> accurate and reliable dual-process model of rumor propagation and refu</w:t>
      </w:r>
      <w:r>
        <w:rPr>
          <w:rFonts w:ascii="Times New Roman" w:hAnsi="Times New Roman" w:cs="Times New Roman"/>
          <w:sz w:val="24"/>
        </w:rPr>
        <w:t>t</w:t>
      </w:r>
      <w:r>
        <w:rPr>
          <w:rFonts w:hint="eastAsia" w:ascii="Times New Roman" w:hAnsi="Times New Roman" w:cs="Times New Roman"/>
          <w:sz w:val="24"/>
        </w:rPr>
        <w:t xml:space="preserve">ation, we initially </w:t>
      </w:r>
      <w:r>
        <w:rPr>
          <w:rFonts w:ascii="Times New Roman" w:hAnsi="Times New Roman" w:cs="Times New Roman"/>
          <w:sz w:val="24"/>
        </w:rPr>
        <w:t xml:space="preserve">manually </w:t>
      </w:r>
      <w:r>
        <w:rPr>
          <w:rFonts w:hint="eastAsia" w:ascii="Times New Roman" w:hAnsi="Times New Roman" w:cs="Times New Roman"/>
          <w:sz w:val="24"/>
        </w:rPr>
        <w:t>collect</w:t>
      </w:r>
      <w:r>
        <w:rPr>
          <w:rFonts w:ascii="Times New Roman" w:hAnsi="Times New Roman" w:cs="Times New Roman"/>
          <w:sz w:val="24"/>
        </w:rPr>
        <w:t>ed major public opinion-related rumors</w:t>
      </w:r>
      <w:r>
        <w:rPr>
          <w:rFonts w:hint="eastAsia" w:ascii="Times New Roman" w:hAnsi="Times New Roman" w:cs="Times New Roman"/>
          <w:sz w:val="24"/>
        </w:rPr>
        <w:t xml:space="preserve"> on SMPs. Subsequently, </w:t>
      </w:r>
      <w:r>
        <w:rPr>
          <w:rFonts w:ascii="Times New Roman" w:hAnsi="Times New Roman" w:cs="Times New Roman"/>
          <w:sz w:val="24"/>
        </w:rPr>
        <w:t xml:space="preserve">we </w:t>
      </w:r>
      <w:r>
        <w:rPr>
          <w:rFonts w:hint="eastAsia" w:ascii="Times New Roman" w:hAnsi="Times New Roman" w:cs="Times New Roman"/>
          <w:sz w:val="24"/>
        </w:rPr>
        <w:t>analyzed the characteristics of rumor sources and their recipients as the parameters in the model. Finally, we calculate</w:t>
      </w:r>
      <w:r>
        <w:rPr>
          <w:rFonts w:ascii="Times New Roman" w:hAnsi="Times New Roman" w:cs="Times New Roman"/>
          <w:sz w:val="24"/>
        </w:rPr>
        <w:t>d</w:t>
      </w:r>
      <w:r>
        <w:rPr>
          <w:rFonts w:hint="eastAsia" w:ascii="Times New Roman" w:hAnsi="Times New Roman" w:cs="Times New Roman"/>
          <w:sz w:val="24"/>
        </w:rPr>
        <w:t xml:space="preserve"> the specific parameter settings for the simulation model.</w:t>
      </w:r>
    </w:p>
    <w:p w14:paraId="6CC4C10E">
      <w:pPr>
        <w:suppressAutoHyphens/>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.1. Data and processing</w:t>
      </w:r>
    </w:p>
    <w:p w14:paraId="532F1D56">
      <w:pPr>
        <w:suppressAutoHyphens/>
        <w:kinsoku w:val="0"/>
        <w:overflowPunct w:val="0"/>
        <w:autoSpaceDE w:val="0"/>
        <w:autoSpaceDN w:val="0"/>
        <w:adjustRightInd w:val="0"/>
        <w:snapToGrid w:val="0"/>
        <w:spacing w:line="360" w:lineRule="auto"/>
        <w:outlineLvl w:val="2"/>
        <w:rPr>
          <w:rFonts w:ascii="Times New Roman" w:hAnsi="Times New Roman" w:cs="Times New Roman"/>
          <w:b/>
          <w:bCs/>
          <w:sz w:val="24"/>
        </w:rPr>
      </w:pPr>
      <w:r>
        <w:rPr>
          <w:rFonts w:hint="eastAsia" w:ascii="Times New Roman" w:hAnsi="Times New Roman" w:cs="Times New Roman"/>
          <w:b/>
          <w:bCs/>
          <w:sz w:val="24"/>
        </w:rPr>
        <w:t xml:space="preserve">3.1.1. </w:t>
      </w:r>
      <w:r>
        <w:rPr>
          <w:rFonts w:ascii="Times New Roman" w:hAnsi="Times New Roman" w:cs="Times New Roman"/>
          <w:b/>
          <w:bCs/>
          <w:sz w:val="24"/>
        </w:rPr>
        <w:t>Data collection</w:t>
      </w:r>
    </w:p>
    <w:p w14:paraId="518551C5">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We collected rumor-related information from Sina Weibo to construct the dataset. Sina Weibo is one of China’s major social media platforms for public opinion formation and discussion. It provides a suitable setting for this study because it combines algorithmic recommendation, follower-based diffusion, high public visibility, and observable official rumor refutation. In addition, Weibo has been an important space for the emergence and circulation of socially influential rumors. Information on Weibo spreads rapidly, reaches a wide audience, and often generates intensive user engagement. For this reason, microblogging has been described as “the world’s best rumor-mongering machine ever”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{"citationID":"a2tZ0eEY","properties":{"unsorted":false,"formattedCitation":"[26]","plainCitation":"[26]","noteIndex":0},"citationItems":[{"id":44,"uris":["http://zotero.org/users/11769009/items/QRAITJLJ"],"itemData":{"id":44,"type":"article-journal","abstract":"Despite the prevalence of anti-government rumors in authoritarian countries, little is currently known about their effects on citizens’ attitudes toward the government, and whether the authorities can effectively combat rumors. With an experimental procedure embedded in two surveys about Chinese internet users’ information exposure, this study finds that rumors decrease citizens’ trust in the government and support of the regime. Moreover, individuals from diverse socio-economic and political backgrounds are similarly susceptible to thinly evidenced rumors. Rebuttals generally reduce people’s belief in the specific content of rumors, but often do not recover political trust unless the government brings forth solid and vivid evidence to back its refutation or win the endorsement of public figures broadly perceived to be independent. But because such high-quality and strong rebuttals are hard to come by, rumors will erode political support in an authoritarian state. These findings have rich implications for studies of rumors and misinformation in general, and authoritarian information politics in particular.","archive":"Cambridge Core","container-title":"British Journal of Political Science","DOI":"10.1017/S0007123415000253","ISSN":"0007-1234","issue":"2","language":"en","note":"edition: 2015/07/24","page":"283-311","publisher":"Cambridge University Press","source":"Cambridge University Press","title":"A War of (Mis)Information: The Political Effects of Rumors and Rumor Rebuttals in an Authoritarian Country","volume":"47","author":[{"family":"Huang","given":"Haifeng"}],"issued":{"date-parts":[["2017"]]}}}],"schema":"https://github.com/citation-style-language/schema/raw/master/csl-citation.json"}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[26]</w:t>
      </w:r>
      <w:r>
        <w:rPr>
          <w:rFonts w:ascii="Times New Roman" w:hAnsi="Times New Roman" w:cs="Times New Roman"/>
          <w:sz w:val="24"/>
          <w:vertAlign w:val="superscript"/>
        </w:rPr>
        <w:fldChar w:fldCharType="end"/>
      </w:r>
      <w:r>
        <w:rPr>
          <w:rFonts w:ascii="Times New Roman" w:hAnsi="Times New Roman" w:cs="Times New Roman"/>
          <w:sz w:val="24"/>
        </w:rPr>
        <w:t xml:space="preserve">. </w:t>
      </w:r>
    </w:p>
    <w:p w14:paraId="029ED121">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We used content certified as rumors by official accounts, such as </w:t>
      </w:r>
      <w:r>
        <w:rPr>
          <w:rFonts w:hint="eastAsia" w:ascii="Times New Roman" w:hAnsi="Times New Roman" w:cs="Times New Roman"/>
          <w:sz w:val="24"/>
        </w:rPr>
        <w:t>the WeChat</w:t>
      </w:r>
      <w:r>
        <w:rPr>
          <w:rFonts w:ascii="Times New Roman" w:hAnsi="Times New Roman" w:cs="Times New Roman"/>
          <w:sz w:val="24"/>
        </w:rPr>
        <w:t xml:space="preserve"> Rumor-Refuting Assistant, </w:t>
      </w:r>
      <w:bookmarkStart w:id="12" w:name="OLE_LINK127"/>
      <w:r>
        <w:rPr>
          <w:rFonts w:ascii="Times New Roman" w:hAnsi="Times New Roman" w:cs="Times New Roman"/>
          <w:sz w:val="24"/>
        </w:rPr>
        <w:t>Sina</w:t>
      </w:r>
      <w:bookmarkEnd w:id="12"/>
      <w:r>
        <w:rPr>
          <w:rFonts w:ascii="Times New Roman" w:hAnsi="Times New Roman" w:cs="Times New Roman"/>
          <w:sz w:val="24"/>
        </w:rPr>
        <w:t xml:space="preserve"> Weibo Rumor-Catcher, and </w:t>
      </w:r>
      <w:r>
        <w:rPr>
          <w:rFonts w:hint="eastAsia" w:ascii="Times New Roman" w:hAnsi="Times New Roman" w:cs="Times New Roman"/>
          <w:sz w:val="24"/>
        </w:rPr>
        <w:t>the Anti</w:t>
      </w:r>
      <w:r>
        <w:rPr>
          <w:rFonts w:ascii="Times New Roman" w:hAnsi="Times New Roman" w:cs="Times New Roman"/>
          <w:sz w:val="24"/>
        </w:rPr>
        <w:t xml:space="preserve">-Overseas Rumor Center. </w:t>
      </w:r>
      <w:bookmarkStart w:id="13" w:name="OLE_LINK29"/>
      <w:r>
        <w:rPr>
          <w:rFonts w:ascii="Times New Roman" w:hAnsi="Times New Roman" w:eastAsia="宋体" w:cs="Times New Roman"/>
          <w:sz w:val="24"/>
          <w:shd w:val="clear" w:color="auto" w:fill="FFFFFF"/>
        </w:rPr>
        <w:t>W</w:t>
      </w:r>
      <w:r>
        <w:rPr>
          <w:rFonts w:hint="eastAsia" w:ascii="Times New Roman" w:hAnsi="Times New Roman" w:eastAsia="宋体" w:cs="Times New Roman"/>
          <w:sz w:val="24"/>
          <w:shd w:val="clear" w:color="auto" w:fill="FFFFFF"/>
        </w:rPr>
        <w:t xml:space="preserve">e </w:t>
      </w:r>
      <w:r>
        <w:rPr>
          <w:rFonts w:ascii="Times New Roman" w:hAnsi="Times New Roman" w:eastAsia="宋体" w:cs="Times New Roman"/>
          <w:sz w:val="24"/>
          <w:shd w:val="clear" w:color="auto" w:fill="FFFFFF"/>
        </w:rPr>
        <w:t>focu</w:t>
      </w:r>
      <w:r>
        <w:rPr>
          <w:rFonts w:hint="eastAsia" w:ascii="Times New Roman" w:hAnsi="Times New Roman" w:eastAsia="宋体" w:cs="Times New Roman"/>
          <w:sz w:val="24"/>
          <w:shd w:val="clear" w:color="auto" w:fill="FFFFFF"/>
        </w:rPr>
        <w:t>sed</w:t>
      </w:r>
      <w:r>
        <w:rPr>
          <w:rFonts w:ascii="Times New Roman" w:hAnsi="Times New Roman" w:eastAsia="宋体" w:cs="Times New Roman"/>
          <w:sz w:val="24"/>
          <w:shd w:val="clear" w:color="auto" w:fill="FFFFFF"/>
        </w:rPr>
        <w:t xml:space="preserve"> on</w:t>
      </w:r>
      <w:r>
        <w:rPr>
          <w:rFonts w:hint="eastAsia" w:ascii="Times New Roman" w:hAnsi="Times New Roman" w:eastAsia="宋体" w:cs="Times New Roman"/>
          <w:sz w:val="24"/>
          <w:shd w:val="clear" w:color="auto" w:fill="FFFFFF"/>
        </w:rPr>
        <w:t xml:space="preserve"> rumors about major public opinion as our research sample, given their propensity for widespread dissemination due to their capacity to capture public attention and interest. Accordingly, our sample </w:t>
      </w:r>
      <w:r>
        <w:rPr>
          <w:rFonts w:ascii="Times New Roman" w:hAnsi="Times New Roman" w:eastAsia="宋体" w:cs="Times New Roman"/>
          <w:sz w:val="24"/>
          <w:shd w:val="clear" w:color="auto" w:fill="FFFFFF"/>
        </w:rPr>
        <w:t>construction</w:t>
      </w:r>
      <w:r>
        <w:rPr>
          <w:rFonts w:hint="eastAsia" w:ascii="Times New Roman" w:hAnsi="Times New Roman" w:eastAsia="宋体" w:cs="Times New Roman"/>
          <w:sz w:val="24"/>
          <w:shd w:val="clear" w:color="auto" w:fill="FFFFFF"/>
        </w:rPr>
        <w:t xml:space="preserve"> was predicated on the consideration of public engagement. Specifically, w</w:t>
      </w:r>
      <w:r>
        <w:rPr>
          <w:rFonts w:ascii="Times New Roman" w:hAnsi="Times New Roman" w:cs="Times New Roman"/>
          <w:sz w:val="24"/>
        </w:rPr>
        <w:t>e manually identified major public opinion-related rumors</w:t>
      </w:r>
      <w:bookmarkEnd w:id="13"/>
      <w:r>
        <w:rPr>
          <w:rFonts w:ascii="Times New Roman" w:hAnsi="Times New Roman" w:cs="Times New Roman"/>
          <w:sz w:val="24"/>
        </w:rPr>
        <w:t xml:space="preserve"> </w:t>
      </w:r>
      <w:bookmarkStart w:id="14" w:name="OLE_LINK1"/>
      <w:r>
        <w:rPr>
          <w:rFonts w:hint="eastAsia" w:ascii="Times New Roman" w:hAnsi="Times New Roman" w:cs="Times New Roman"/>
          <w:sz w:val="24"/>
        </w:rPr>
        <w:t xml:space="preserve">that had been </w:t>
      </w:r>
      <w:r>
        <w:rPr>
          <w:rFonts w:ascii="Times New Roman" w:hAnsi="Times New Roman" w:cs="Times New Roman"/>
          <w:sz w:val="24"/>
        </w:rPr>
        <w:t xml:space="preserve">disseminated with </w:t>
      </w:r>
      <w:r>
        <w:rPr>
          <w:rFonts w:hint="eastAsia" w:ascii="Times New Roman" w:hAnsi="Times New Roman" w:cs="Times New Roman"/>
          <w:sz w:val="24"/>
        </w:rPr>
        <w:t>a high degree of discussion</w:t>
      </w:r>
      <w:r>
        <w:rPr>
          <w:rFonts w:ascii="Times New Roman" w:hAnsi="Times New Roman" w:cs="Times New Roman"/>
          <w:sz w:val="24"/>
        </w:rPr>
        <w:t xml:space="preserve"> on</w:t>
      </w:r>
      <w:bookmarkEnd w:id="14"/>
      <w:r>
        <w:rPr>
          <w:rFonts w:ascii="Times New Roman" w:hAnsi="Times New Roman" w:cs="Times New Roman"/>
          <w:sz w:val="24"/>
        </w:rPr>
        <w:t xml:space="preserve"> the Weibo platform. To operationalize “high discussion,” we applied two inclusion criteria: (1) the rumor topic </w:t>
      </w:r>
      <w:r>
        <w:rPr>
          <w:rFonts w:hint="eastAsia" w:ascii="Times New Roman" w:hAnsi="Times New Roman" w:cs="Times New Roman"/>
          <w:sz w:val="24"/>
        </w:rPr>
        <w:t xml:space="preserve">once </w:t>
      </w:r>
      <w:r>
        <w:rPr>
          <w:rFonts w:ascii="Times New Roman" w:hAnsi="Times New Roman" w:cs="Times New Roman"/>
          <w:sz w:val="24"/>
        </w:rPr>
        <w:t>appeared in the top 50 of the Sina Weibo Hot Search List; and (2) the seed rumor post received more than 100 comments within the same observation window.</w:t>
      </w:r>
      <w:r>
        <w:rPr>
          <w:rFonts w:hint="eastAsia" w:ascii="Times New Roman" w:hAnsi="Times New Roman" w:cs="Times New Roman"/>
          <w:sz w:val="24"/>
        </w:rPr>
        <w:t xml:space="preserve"> </w:t>
      </w:r>
      <w:r>
        <w:rPr>
          <w:rFonts w:ascii="Times New Roman" w:hAnsi="Times New Roman" w:cs="Times New Roman"/>
          <w:sz w:val="24"/>
        </w:rPr>
        <w:t xml:space="preserve">The results revealed 125 </w:t>
      </w:r>
      <w:r>
        <w:rPr>
          <w:rFonts w:hint="eastAsia" w:ascii="Times New Roman" w:hAnsi="Times New Roman" w:cs="Times New Roman"/>
          <w:sz w:val="24"/>
        </w:rPr>
        <w:t xml:space="preserve">major public opinion-related </w:t>
      </w:r>
      <w:r>
        <w:rPr>
          <w:rFonts w:ascii="Times New Roman" w:hAnsi="Times New Roman" w:cs="Times New Roman"/>
          <w:sz w:val="24"/>
        </w:rPr>
        <w:t xml:space="preserve">rumors, encompassing 21,833 comments and 22,359 reposts. We also collected </w:t>
      </w:r>
      <w:r>
        <w:rPr>
          <w:rFonts w:ascii="Times New Roman" w:hAnsi="Times New Roman" w:eastAsia="宋体" w:cs="Times New Roman"/>
          <w:sz w:val="24"/>
        </w:rPr>
        <w:t xml:space="preserve">the associated user information of rumor originators, commenters, and </w:t>
      </w:r>
      <w:r>
        <w:rPr>
          <w:rFonts w:ascii="Times New Roman" w:hAnsi="Times New Roman" w:cs="Times New Roman"/>
          <w:sz w:val="24"/>
        </w:rPr>
        <w:t>reposters. Subsequently, a Python Crawler (version 3.</w:t>
      </w:r>
      <w:r>
        <w:rPr>
          <w:rFonts w:hint="eastAsia" w:ascii="Times New Roman" w:hAnsi="Times New Roman" w:cs="Times New Roman"/>
          <w:sz w:val="24"/>
        </w:rPr>
        <w:t>10</w:t>
      </w:r>
      <w:r>
        <w:rPr>
          <w:rFonts w:ascii="Times New Roman" w:hAnsi="Times New Roman" w:cs="Times New Roman"/>
          <w:sz w:val="24"/>
        </w:rPr>
        <w:t xml:space="preserve">) was employed to collect the identified rumor microblogs and </w:t>
      </w:r>
      <w:bookmarkStart w:id="15" w:name="OLE_LINK79"/>
      <w:r>
        <w:rPr>
          <w:rFonts w:ascii="Times New Roman" w:hAnsi="Times New Roman" w:cs="Times New Roman"/>
          <w:sz w:val="24"/>
        </w:rPr>
        <w:t>supplementary information</w:t>
      </w:r>
      <w:bookmarkEnd w:id="15"/>
      <w:r>
        <w:rPr>
          <w:rFonts w:ascii="Times New Roman" w:hAnsi="Times New Roman" w:cs="Times New Roman"/>
          <w:sz w:val="24"/>
        </w:rPr>
        <w:t>. Furthermore, we collected seven additional categories</w:t>
      </w:r>
      <w:r>
        <w:rPr>
          <w:rStyle w:val="20"/>
        </w:rPr>
        <w:footnoteReference w:id="0"/>
      </w:r>
      <w:r>
        <w:rPr>
          <w:rFonts w:ascii="Times New Roman" w:hAnsi="Times New Roman" w:cs="Times New Roman"/>
          <w:sz w:val="24"/>
        </w:rPr>
        <w:t xml:space="preserve"> of rumor microblogs (N = 873) and supplementary information for parameter setting. Then, </w:t>
      </w:r>
      <w:r>
        <w:rPr>
          <w:rFonts w:hint="eastAsia" w:ascii="Times New Roman" w:hAnsi="Times New Roman" w:cs="Times New Roman"/>
          <w:sz w:val="24"/>
        </w:rPr>
        <w:t>we manually mark</w:t>
      </w:r>
      <w:r>
        <w:rPr>
          <w:rFonts w:ascii="Times New Roman" w:hAnsi="Times New Roman" w:cs="Times New Roman"/>
          <w:sz w:val="24"/>
        </w:rPr>
        <w:t>ed the</w:t>
      </w:r>
      <w:r>
        <w:rPr>
          <w:rFonts w:hint="eastAsia" w:ascii="Times New Roman" w:hAnsi="Times New Roman" w:cs="Times New Roman"/>
          <w:sz w:val="24"/>
        </w:rPr>
        <w:t xml:space="preserve"> comments on Weibo as supportive, negative</w:t>
      </w:r>
      <w:r>
        <w:rPr>
          <w:rFonts w:ascii="Times New Roman" w:hAnsi="Times New Roman" w:cs="Times New Roman"/>
          <w:sz w:val="24"/>
        </w:rPr>
        <w:t>,</w:t>
      </w:r>
      <w:r>
        <w:rPr>
          <w:rFonts w:hint="eastAsia" w:ascii="Times New Roman" w:hAnsi="Times New Roman" w:cs="Times New Roman"/>
          <w:sz w:val="24"/>
        </w:rPr>
        <w:t xml:space="preserve"> or neutral. </w:t>
      </w:r>
      <w:bookmarkStart w:id="16" w:name="OLE_LINK33"/>
      <w:r>
        <w:rPr>
          <w:rFonts w:ascii="Times New Roman" w:hAnsi="Times New Roman" w:cs="Times New Roman"/>
          <w:sz w:val="24"/>
        </w:rPr>
        <w:t xml:space="preserve">Finally, </w:t>
      </w:r>
      <w:r>
        <w:rPr>
          <w:rFonts w:hint="eastAsia" w:ascii="Times New Roman" w:hAnsi="Times New Roman" w:cs="Times New Roman"/>
          <w:sz w:val="24"/>
        </w:rPr>
        <w:t xml:space="preserve">we recruited </w:t>
      </w:r>
      <w:r>
        <w:rPr>
          <w:rFonts w:ascii="Times New Roman" w:hAnsi="Times New Roman" w:cs="Times New Roman"/>
          <w:sz w:val="24"/>
        </w:rPr>
        <w:t xml:space="preserve">11 undergraduate and graduate students </w:t>
      </w:r>
      <w:r>
        <w:rPr>
          <w:rFonts w:hint="eastAsia" w:ascii="Times New Roman" w:hAnsi="Times New Roman" w:cs="Times New Roman"/>
          <w:sz w:val="24"/>
        </w:rPr>
        <w:t>by posting recruitment</w:t>
      </w:r>
      <w:r>
        <w:rPr>
          <w:rFonts w:ascii="Times New Roman" w:hAnsi="Times New Roman" w:cs="Times New Roman"/>
          <w:sz w:val="24"/>
        </w:rPr>
        <w:t xml:space="preserve"> flyers</w:t>
      </w:r>
      <w:r>
        <w:rPr>
          <w:rFonts w:hint="eastAsia" w:ascii="Times New Roman" w:hAnsi="Times New Roman" w:cs="Times New Roman"/>
          <w:sz w:val="24"/>
        </w:rPr>
        <w:t xml:space="preserve"> at the school to assist us in </w:t>
      </w:r>
      <w:bookmarkStart w:id="17" w:name="OLE_LINK64"/>
      <w:r>
        <w:rPr>
          <w:rFonts w:hint="eastAsia" w:ascii="Times New Roman" w:hAnsi="Times New Roman" w:cs="Times New Roman"/>
          <w:sz w:val="24"/>
        </w:rPr>
        <w:t>manually</w:t>
      </w:r>
      <w:bookmarkEnd w:id="17"/>
      <w:r>
        <w:rPr>
          <w:rFonts w:hint="eastAsia" w:ascii="Times New Roman" w:hAnsi="Times New Roman" w:cs="Times New Roman"/>
          <w:sz w:val="24"/>
        </w:rPr>
        <w:t xml:space="preserve"> mark</w:t>
      </w:r>
      <w:r>
        <w:rPr>
          <w:rFonts w:ascii="Times New Roman" w:hAnsi="Times New Roman" w:cs="Times New Roman"/>
          <w:sz w:val="24"/>
        </w:rPr>
        <w:t>ing</w:t>
      </w:r>
      <w:r>
        <w:rPr>
          <w:rFonts w:hint="eastAsia" w:ascii="Times New Roman" w:hAnsi="Times New Roman" w:cs="Times New Roman"/>
          <w:sz w:val="24"/>
        </w:rPr>
        <w:t xml:space="preserve"> comments on Weibo as </w:t>
      </w:r>
      <w:bookmarkStart w:id="18" w:name="OLE_LINK40"/>
      <w:bookmarkStart w:id="19" w:name="OLE_LINK55"/>
      <w:r>
        <w:rPr>
          <w:rFonts w:hint="eastAsia" w:ascii="Times New Roman" w:hAnsi="Times New Roman" w:cs="Times New Roman"/>
          <w:sz w:val="24"/>
        </w:rPr>
        <w:t>supportive</w:t>
      </w:r>
      <w:bookmarkEnd w:id="18"/>
      <w:r>
        <w:rPr>
          <w:rFonts w:hint="eastAsia" w:ascii="Times New Roman" w:hAnsi="Times New Roman" w:cs="Times New Roman"/>
          <w:sz w:val="24"/>
        </w:rPr>
        <w:t>, negative</w:t>
      </w:r>
      <w:r>
        <w:rPr>
          <w:rFonts w:ascii="Times New Roman" w:hAnsi="Times New Roman" w:cs="Times New Roman"/>
          <w:sz w:val="24"/>
        </w:rPr>
        <w:t>,</w:t>
      </w:r>
      <w:r>
        <w:rPr>
          <w:rFonts w:hint="eastAsia" w:ascii="Times New Roman" w:hAnsi="Times New Roman" w:cs="Times New Roman"/>
          <w:sz w:val="24"/>
        </w:rPr>
        <w:t xml:space="preserve"> or neutral</w:t>
      </w:r>
      <w:bookmarkEnd w:id="19"/>
      <w:r>
        <w:rPr>
          <w:rFonts w:hint="eastAsia" w:ascii="Times New Roman" w:hAnsi="Times New Roman" w:cs="Times New Roman"/>
          <w:sz w:val="24"/>
        </w:rPr>
        <w:t>.</w:t>
      </w:r>
    </w:p>
    <w:bookmarkEnd w:id="16"/>
    <w:p w14:paraId="21C99B4F">
      <w:pPr>
        <w:suppressAutoHyphens/>
        <w:kinsoku w:val="0"/>
        <w:overflowPunct w:val="0"/>
        <w:autoSpaceDE w:val="0"/>
        <w:autoSpaceDN w:val="0"/>
        <w:adjustRightInd w:val="0"/>
        <w:snapToGrid w:val="0"/>
        <w:spacing w:line="360" w:lineRule="auto"/>
        <w:outlineLvl w:val="2"/>
        <w:rPr>
          <w:rFonts w:ascii="Times New Roman" w:hAnsi="Times New Roman" w:cs="Times New Roman"/>
          <w:b/>
          <w:bCs/>
          <w:sz w:val="24"/>
        </w:rPr>
      </w:pPr>
      <w:r>
        <w:rPr>
          <w:rFonts w:hint="eastAsia" w:ascii="Times New Roman" w:hAnsi="Times New Roman" w:cs="Times New Roman"/>
          <w:b/>
          <w:bCs/>
          <w:sz w:val="24"/>
        </w:rPr>
        <w:t>3.1.2. Data processing</w:t>
      </w:r>
    </w:p>
    <w:p w14:paraId="4E57E1A5">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b/>
          <w:bCs/>
          <w:sz w:val="24"/>
        </w:rPr>
      </w:pPr>
      <w:r>
        <w:rPr>
          <w:rFonts w:hint="eastAsia" w:ascii="Times New Roman" w:hAnsi="Times New Roman" w:cs="Times New Roman"/>
          <w:sz w:val="24"/>
        </w:rPr>
        <w:t>Following Ding</w:t>
      </w:r>
      <w:r>
        <w:rPr>
          <w:rFonts w:ascii="Times New Roman" w:hAnsi="Times New Roman" w:cs="Times New Roman"/>
          <w:sz w:val="24"/>
        </w:rPr>
        <w:t>’</w:t>
      </w:r>
      <w:r>
        <w:rPr>
          <w:rFonts w:hint="eastAsia" w:ascii="Times New Roman" w:hAnsi="Times New Roman" w:cs="Times New Roman"/>
          <w:sz w:val="24"/>
        </w:rPr>
        <w:t xml:space="preserve">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{"citationID":"EkbPKuIl","properties":{"unsorted":false,"formattedCitation":"[28]","plainCitation":"[28]","noteIndex":0},"citationItems":[{"id":1104,"uris":["http://zotero.org/users/11769009/items/BY2ARZ5Q"],"itemData":{"id":1104,"type":"article-journal","abstract":"Rumor and debunking help create one another, but their endogenous dynamics are still worth further exploration. Relatedly, although attitude is important during the communication process, this indispensable element has been underrepresented for rumors as a specific kind of communication. The study first uses the balance logic to reveal the fundamental influence of attitude on rumor-related interactions at the individual level; Based on the innovation diffusion perspective and social judgment theory, the study constructs a conceptual framework and mathematical models of endogenous dynamics of rumor spreading and debunking considering the influence of attitude. Using an agent-based modeling approach, the study conducts systematic computational experiments. The results show that both attitude distribution and attitude interaction structure influence the endogenous dynamics, and the two types of factors interact with each other. The study explains debunking without official rebuttal endogenously, exposes debunking may not result in the intended outcome, and illustrates focusing only on rumor spreaders would always underestimate the impact of rumors systematically.","container-title":"Information Sciences","DOI":"10.1016/j.ins.2024.121721","ISSN":"0020-0255","journalAbbreviation":"Information Sciences","page":"121721","source":"ScienceDirect","title":"Endogenous dynamics of rumor spreading and debunking considering the influence of attitude: An agent-based modeling approach","title-short":"Endogenous dynamics of rumor spreading and debunking considering the influence of attitude","volume":"694","author":[{"family":"Ding","given":"Haixin"}],"issued":{"date-parts":[["2025",3,1]]}}}],"schema":"https://github.com/citation-style-language/schema/raw/master/csl-citation.json"}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[28]</w:t>
      </w:r>
      <w:r>
        <w:rPr>
          <w:rFonts w:ascii="Times New Roman" w:hAnsi="Times New Roman" w:cs="Times New Roman"/>
          <w:sz w:val="24"/>
          <w:vertAlign w:val="superscript"/>
        </w:rPr>
        <w:fldChar w:fldCharType="end"/>
      </w:r>
      <w:r>
        <w:rPr>
          <w:rFonts w:hint="eastAsia" w:ascii="Times New Roman" w:hAnsi="Times New Roman" w:cs="Times New Roman"/>
          <w:sz w:val="24"/>
        </w:rPr>
        <w:t xml:space="preserve"> approach to modeling how rumor-source and recipient characteristics shape rumor dissemination, we parameterized our simulation model along two dimensions: attributes of rumor sources and attributes of rumor recipients.</w:t>
      </w:r>
    </w:p>
    <w:p w14:paraId="1C784D69">
      <w:pPr>
        <w:suppressAutoHyphens/>
        <w:kinsoku w:val="0"/>
        <w:overflowPunct w:val="0"/>
        <w:autoSpaceDE w:val="0"/>
        <w:autoSpaceDN w:val="0"/>
        <w:adjustRightInd w:val="0"/>
        <w:snapToGrid w:val="0"/>
        <w:spacing w:line="360" w:lineRule="auto"/>
        <w:outlineLvl w:val="3"/>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w:t>
      </w:r>
      <w:r>
        <w:rPr>
          <w:rFonts w:hint="eastAsia" w:ascii="Times New Roman" w:hAnsi="Times New Roman" w:cs="Times New Roman"/>
          <w:b/>
          <w:bCs/>
          <w:sz w:val="24"/>
        </w:rPr>
        <w:t>1.</w:t>
      </w:r>
      <w:r>
        <w:rPr>
          <w:rFonts w:ascii="Times New Roman" w:hAnsi="Times New Roman" w:cs="Times New Roman"/>
          <w:b/>
          <w:bCs/>
          <w:sz w:val="24"/>
        </w:rPr>
        <w:t xml:space="preserve">2.1. Rumor </w:t>
      </w:r>
      <w:r>
        <w:rPr>
          <w:rFonts w:hint="eastAsia" w:ascii="Times New Roman" w:hAnsi="Times New Roman" w:cs="Times New Roman"/>
          <w:b/>
          <w:bCs/>
          <w:sz w:val="24"/>
        </w:rPr>
        <w:t xml:space="preserve">source </w:t>
      </w:r>
      <w:r>
        <w:rPr>
          <w:rFonts w:ascii="Times New Roman" w:hAnsi="Times New Roman" w:cs="Times New Roman"/>
          <w:b/>
          <w:bCs/>
          <w:sz w:val="24"/>
        </w:rPr>
        <w:t xml:space="preserve">characteristics </w:t>
      </w:r>
    </w:p>
    <w:p w14:paraId="4E3E8026">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The average number of followers (</w:t>
      </w:r>
      <w:r>
        <w:rPr>
          <w:rFonts w:hint="eastAsia" w:ascii="Times New Roman" w:hAnsi="Times New Roman" w:cs="Times New Roman"/>
          <w:i/>
          <w:iCs/>
          <w:sz w:val="24"/>
        </w:rPr>
        <w:t>NF</w:t>
      </w:r>
      <w:r>
        <w:rPr>
          <w:rFonts w:ascii="Times New Roman" w:hAnsi="Times New Roman" w:cs="Times New Roman"/>
          <w:sz w:val="24"/>
        </w:rPr>
        <w:t xml:space="preserve">) of the rumor bloggers was obtained. To ensure accuracy, we collected follower counts from eight distinct categories of rumor bloggers (see Appendix 1) and proportionally adjusted the </w:t>
      </w:r>
      <w:r>
        <w:rPr>
          <w:rFonts w:hint="eastAsia" w:ascii="Times New Roman" w:hAnsi="Times New Roman" w:cs="Times New Roman"/>
          <w:i/>
          <w:iCs/>
          <w:sz w:val="24"/>
        </w:rPr>
        <w:t>NF</w:t>
      </w:r>
      <w:r>
        <w:rPr>
          <w:rFonts w:ascii="Times New Roman" w:hAnsi="Times New Roman" w:cs="Times New Roman"/>
          <w:sz w:val="24"/>
        </w:rPr>
        <w:t xml:space="preserve"> values across all categories. We set the </w:t>
      </w:r>
      <w:r>
        <w:rPr>
          <w:rFonts w:hint="eastAsia" w:ascii="Times New Roman" w:hAnsi="Times New Roman" w:cs="Times New Roman"/>
          <w:i/>
          <w:iCs/>
          <w:sz w:val="24"/>
        </w:rPr>
        <w:t>NF</w:t>
      </w:r>
      <w:r>
        <w:rPr>
          <w:rFonts w:ascii="Times New Roman" w:hAnsi="Times New Roman" w:cs="Times New Roman"/>
          <w:sz w:val="24"/>
        </w:rPr>
        <w:t xml:space="preserve"> parameter based on the current major public opinion rumors until each category’s </w:t>
      </w:r>
      <w:r>
        <w:rPr>
          <w:rFonts w:hint="eastAsia" w:ascii="Times New Roman" w:hAnsi="Times New Roman" w:cs="Times New Roman"/>
          <w:i/>
          <w:iCs/>
          <w:sz w:val="24"/>
        </w:rPr>
        <w:t>NF</w:t>
      </w:r>
      <w:r>
        <w:rPr>
          <w:rFonts w:ascii="Times New Roman" w:hAnsi="Times New Roman" w:cs="Times New Roman"/>
          <w:sz w:val="24"/>
        </w:rPr>
        <w:t xml:space="preserve"> value aligned with the model requirements.</w:t>
      </w:r>
    </w:p>
    <w:p w14:paraId="4EC704D3">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lang w:bidi="ar"/>
        </w:rPr>
      </w:pPr>
      <w:bookmarkStart w:id="20" w:name="OLE_LINK82"/>
      <w:r>
        <w:rPr>
          <w:rFonts w:ascii="Times New Roman" w:hAnsi="Times New Roman" w:cs="Times New Roman"/>
          <w:sz w:val="24"/>
          <w:lang w:bidi="ar"/>
        </w:rPr>
        <w:t>Rumor influence</w:t>
      </w:r>
      <w:bookmarkEnd w:id="20"/>
      <w:r>
        <w:rPr>
          <w:rFonts w:ascii="Times New Roman" w:hAnsi="Times New Roman" w:cs="Times New Roman"/>
          <w:sz w:val="24"/>
          <w:lang w:bidi="ar"/>
        </w:rPr>
        <w:t xml:space="preserve"> </w:t>
      </w:r>
      <w:r>
        <w:rPr>
          <w:rFonts w:ascii="Times New Roman" w:hAnsi="Times New Roman" w:cs="Times New Roman"/>
          <w:sz w:val="24"/>
        </w:rPr>
        <w:t>(</w:t>
      </w:r>
      <w:r>
        <w:rPr>
          <w:rFonts w:hint="eastAsia" w:ascii="Times New Roman" w:hAnsi="Times New Roman" w:cs="Times New Roman"/>
          <w:i/>
          <w:iCs/>
          <w:sz w:val="24"/>
        </w:rPr>
        <w:t>RI</w:t>
      </w:r>
      <w:r>
        <w:rPr>
          <w:rFonts w:ascii="Times New Roman" w:hAnsi="Times New Roman" w:cs="Times New Roman"/>
          <w:sz w:val="24"/>
        </w:rPr>
        <w:t>)</w:t>
      </w:r>
      <w:r>
        <w:rPr>
          <w:rFonts w:ascii="Times New Roman" w:hAnsi="Times New Roman" w:cs="Times New Roman"/>
          <w:sz w:val="24"/>
          <w:lang w:bidi="ar"/>
        </w:rPr>
        <w:t xml:space="preserve"> represents the influence of </w:t>
      </w:r>
      <w:r>
        <w:rPr>
          <w:rFonts w:hint="eastAsia" w:ascii="Times New Roman" w:hAnsi="Times New Roman" w:cs="Times New Roman"/>
          <w:sz w:val="24"/>
          <w:lang w:bidi="ar"/>
        </w:rPr>
        <w:t>rumor</w:t>
      </w:r>
      <w:r>
        <w:rPr>
          <w:rFonts w:ascii="Times New Roman" w:hAnsi="Times New Roman" w:cs="Times New Roman"/>
          <w:sz w:val="24"/>
          <w:lang w:bidi="ar"/>
        </w:rPr>
        <w:t xml:space="preserve"> microblogs in an online community. The impact of </w:t>
      </w:r>
      <w:r>
        <w:rPr>
          <w:rFonts w:ascii="Times New Roman" w:hAnsi="Times New Roman" w:eastAsia="宋体" w:cs="Times New Roman"/>
          <w:sz w:val="24"/>
        </w:rPr>
        <w:t xml:space="preserve">the rumor source is the most significant characteristic </w:t>
      </w:r>
      <w:r>
        <w:rPr>
          <w:rFonts w:ascii="Times New Roman" w:hAnsi="Times New Roman" w:cs="Times New Roman"/>
          <w:sz w:val="24"/>
          <w:lang w:bidi="ar"/>
        </w:rPr>
        <w:t xml:space="preserve">of the model of rumor dissemination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{"citationID":"oUUBfEVI","properties":{"unsorted":false,"formattedCitation":"[28]","plainCitation":"[28]","noteIndex":0},"citationItems":[{"id":1104,"uris":["http://zotero.org/users/11769009/items/BY2ARZ5Q"],"itemData":{"id":1104,"type":"article-journal","abstract":"Rumor and debunking help create one another, but their endogenous dynamics are still worth further exploration. Relatedly, although attitude is important during the communication process, this indispensable element has been underrepresented for rumors as a specific kind of communication. The study first uses the balance logic to reveal the fundamental influence of attitude on rumor-related interactions at the individual level; Based on the innovation diffusion perspective and social judgment theory, the study constructs a conceptual framework and mathematical models of endogenous dynamics of rumor spreading and debunking considering the influence of attitude. Using an agent-based modeling approach, the study conducts systematic computational experiments. The results show that both attitude distribution and attitude interaction structure influence the endogenous dynamics, and the two types of factors interact with each other. The study explains debunking without official rebuttal endogenously, exposes debunking may not result in the intended outcome, and illustrates focusing only on rumor spreaders would always underestimate the impact of rumors systematically.","container-title":"Information Sciences","DOI":"10.1016/j.ins.2024.121721","ISSN":"0020-0255","journalAbbreviation":"Information Sciences","page":"121721","source":"ScienceDirect","title":"Endogenous dynamics of rumor spreading and debunking considering the influence of attitude: An agent-based modeling approach","title-short":"Endogenous dynamics of rumor spreading and debunking considering the influence of attitude","volume":"694","author":[{"family":"Ding","given":"Haixin"}],"issued":{"date-parts":[["2025",3,1]]}}}],"schema":"https://github.com/citation-style-language/schema/raw/master/csl-citation.json"}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[28]</w:t>
      </w:r>
      <w:r>
        <w:rPr>
          <w:rFonts w:ascii="Times New Roman" w:hAnsi="Times New Roman" w:cs="Times New Roman"/>
          <w:sz w:val="24"/>
          <w:vertAlign w:val="superscript"/>
        </w:rPr>
        <w:fldChar w:fldCharType="end"/>
      </w:r>
      <w:r>
        <w:rPr>
          <w:rFonts w:ascii="Times New Roman" w:hAnsi="Times New Roman" w:cs="Times New Roman"/>
          <w:sz w:val="24"/>
          <w:vertAlign w:val="superscript"/>
        </w:rPr>
        <w:t>.</w:t>
      </w:r>
      <w:r>
        <w:rPr>
          <w:rFonts w:ascii="Times New Roman" w:hAnsi="Times New Roman" w:cs="Times New Roman"/>
          <w:sz w:val="24"/>
          <w:lang w:bidi="ar"/>
        </w:rPr>
        <w:t xml:space="preserve"> The broader the influence of rumors, the wider the extent over which they propagate, subsequently elevating their credibility and fostering accelerated dissemination. Following </w:t>
      </w:r>
      <w:r>
        <w:rPr>
          <w:rFonts w:hint="eastAsia" w:ascii="Times New Roman" w:hAnsi="Times New Roman" w:cs="Times New Roman"/>
          <w:sz w:val="24"/>
          <w:lang w:bidi="ar"/>
        </w:rPr>
        <w:t xml:space="preserve">Kim </w:t>
      </w:r>
      <w:r>
        <w:rPr>
          <w:rFonts w:ascii="Times New Roman" w:hAnsi="Times New Roman" w:cs="Times New Roman"/>
          <w:sz w:val="24"/>
          <w:vertAlign w:val="superscript"/>
          <w:lang w:bidi="ar"/>
        </w:rPr>
        <w:fldChar w:fldCharType="begin"/>
      </w:r>
      <w:r>
        <w:rPr>
          <w:rFonts w:ascii="Times New Roman" w:hAnsi="Times New Roman" w:cs="Times New Roman"/>
          <w:sz w:val="24"/>
          <w:vertAlign w:val="superscript"/>
          <w:lang w:bidi="ar"/>
        </w:rPr>
        <w:instrText xml:space="preserve"> ADDIN ZOTERO_ITEM CSL_CITATION {"citationID":"F8t1pQ9W","properties":{"unsorted":false,"formattedCitation":"[29]","plainCitation":"[29]","noteIndex":0},"citationItems":[{"id":43,"uris":["http://zotero.org/users/11769009/items/7I3ZNHQI"],"itemData":{"id":43,"type":"article-journal","abstract":"This study examines the effects of virality metrics on the judgment of a rumor on Twitter. In an online experiment (N = 203), a tweet about the rumor related to the issue of food safety was presented with the variations of virality metrics (i.e. the number of retweets, likes, and replies). The results showed that exposure to high virality metrics resulted in greater perceptions of descriptive norms and injunctive norms of sharing the tweet message, and in turn, increased message believability and viral behavioral intentions. Overall, findings demonstrated the normative influence of virality metrics. Implications of the current findings are discussed in light of social norm theories and online rumor literature.","container-title":"New Media &amp; Society","DOI":"10.1177/1461444818784945","ISSN":"1461-4448","issue":"12","language":"en","page":"4807-4825","publisher":"SAGE Publications","source":"SAGE Journals","title":"Rumor has it: The effects of virality metrics on rumor believability and transmission on Twitter","title-short":"Rumor has it","volume":"20","author":[{"family":"Kim","given":"Ji Won"}],"issued":{"date-parts":[["2018",12,1]]}}}],"schema":"https://github.com/citation-style-language/schema/raw/master/csl-citation.json"} </w:instrText>
      </w:r>
      <w:r>
        <w:rPr>
          <w:rFonts w:ascii="Times New Roman" w:hAnsi="Times New Roman" w:cs="Times New Roman"/>
          <w:sz w:val="24"/>
          <w:vertAlign w:val="superscript"/>
          <w:lang w:bidi="ar"/>
        </w:rPr>
        <w:fldChar w:fldCharType="separate"/>
      </w:r>
      <w:r>
        <w:rPr>
          <w:rFonts w:ascii="Times New Roman" w:hAnsi="Times New Roman" w:cs="Times New Roman"/>
          <w:sz w:val="24"/>
          <w:vertAlign w:val="superscript"/>
        </w:rPr>
        <w:t>[29]</w:t>
      </w:r>
      <w:r>
        <w:rPr>
          <w:rFonts w:ascii="Times New Roman" w:hAnsi="Times New Roman" w:cs="Times New Roman"/>
          <w:sz w:val="24"/>
          <w:vertAlign w:val="superscript"/>
          <w:lang w:bidi="ar"/>
        </w:rPr>
        <w:fldChar w:fldCharType="end"/>
      </w:r>
      <w:r>
        <w:rPr>
          <w:rFonts w:ascii="Times New Roman" w:hAnsi="Times New Roman" w:cs="Times New Roman"/>
          <w:sz w:val="24"/>
          <w:lang w:bidi="ar"/>
        </w:rPr>
        <w:t>, we used viral indicators—specifically, the numbers of reposts</w:t>
      </w:r>
      <w:r>
        <w:rPr>
          <w:rFonts w:hint="eastAsia" w:ascii="Times New Roman" w:hAnsi="Times New Roman" w:cs="Times New Roman"/>
          <w:sz w:val="24"/>
          <w:lang w:bidi="ar"/>
        </w:rPr>
        <w:t xml:space="preserve"> </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iCs/>
            <w:sz w:val="24"/>
            <w:lang w:bidi="ar"/>
          </w:rPr>
          <m:t>repost</m:t>
        </m:r>
        <m:r>
          <m:rPr>
            <m:nor/>
            <m:sty m:val="p"/>
          </m:rPr>
          <w:rPr>
            <w:rFonts w:ascii="Times New Roman" w:hAnsi="Times New Roman" w:cs="Times New Roman"/>
            <w:b w:val="0"/>
            <w:i w:val="0"/>
            <w:sz w:val="24"/>
          </w:rPr>
          <m:t>]</m:t>
        </m:r>
      </m:oMath>
      <w:r>
        <w:rPr>
          <w:rFonts w:ascii="Times New Roman" w:hAnsi="Times New Roman" w:cs="Times New Roman"/>
          <w:sz w:val="24"/>
          <w:lang w:bidi="ar"/>
        </w:rPr>
        <w:t>, likes</w:t>
      </w:r>
      <w:r>
        <w:rPr>
          <w:rFonts w:hint="eastAsia" w:ascii="Times New Roman" w:hAnsi="Times New Roman" w:cs="Times New Roman"/>
          <w:sz w:val="24"/>
          <w:lang w:bidi="ar"/>
        </w:rPr>
        <w:t xml:space="preserve"> </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like</m:t>
        </m:r>
        <m:r>
          <m:rPr>
            <m:nor/>
            <m:sty m:val="p"/>
          </m:rPr>
          <w:rPr>
            <w:rFonts w:ascii="Times New Roman" w:hAnsi="Times New Roman" w:cs="Times New Roman"/>
            <w:b w:val="0"/>
            <w:i w:val="0"/>
            <w:sz w:val="24"/>
          </w:rPr>
          <m:t>]</m:t>
        </m:r>
      </m:oMath>
      <w:r>
        <w:rPr>
          <w:rFonts w:ascii="Times New Roman" w:hAnsi="Times New Roman" w:cs="Times New Roman"/>
          <w:sz w:val="24"/>
          <w:lang w:bidi="ar"/>
        </w:rPr>
        <w:t>, and comments</w:t>
      </w:r>
      <w:r>
        <w:rPr>
          <w:rFonts w:hint="eastAsia" w:ascii="Times New Roman" w:hAnsi="Times New Roman" w:cs="Times New Roman"/>
          <w:sz w:val="24"/>
          <w:lang w:bidi="ar"/>
        </w:rPr>
        <w:t xml:space="preserve"> </w:t>
      </w:r>
      <m:oMath>
        <m:r>
          <m:rPr>
            <m:nor/>
            <m:sty m:val="p"/>
          </m:rPr>
          <w:rPr>
            <w:rFonts w:ascii="Times New Roman" w:hAnsi="Times New Roman" w:cs="Times New Roman"/>
            <w:b w:val="0"/>
            <w:i w:val="0"/>
            <w:sz w:val="24"/>
          </w:rPr>
          <m:t>Num[</m:t>
        </m:r>
        <m:r>
          <m:rPr>
            <m:nor/>
          </m:rPr>
          <w:rPr>
            <w:rFonts w:ascii="Times New Roman" w:hAnsi="Times New Roman" w:cs="Times New Roman"/>
            <w:i/>
            <w:sz w:val="24"/>
          </w:rPr>
          <m:t>commment</m:t>
        </m:r>
        <m:r>
          <m:rPr>
            <m:nor/>
            <m:sty m:val="p"/>
          </m:rPr>
          <w:rPr>
            <w:rFonts w:ascii="Times New Roman" w:hAnsi="Times New Roman" w:cs="Times New Roman"/>
            <w:b w:val="0"/>
            <w:i w:val="0"/>
            <w:sz w:val="24"/>
          </w:rPr>
          <m:t>]</m:t>
        </m:r>
      </m:oMath>
      <w:r>
        <w:rPr>
          <w:rFonts w:ascii="Times New Roman" w:hAnsi="Times New Roman" w:cs="Times New Roman"/>
          <w:sz w:val="24"/>
          <w:lang w:bidi="ar"/>
        </w:rPr>
        <w:t>— to calculate</w:t>
      </w:r>
      <w:r>
        <w:rPr>
          <w:rFonts w:hint="eastAsia" w:ascii="Times New Roman" w:hAnsi="Times New Roman" w:cs="Times New Roman"/>
          <w:sz w:val="24"/>
          <w:lang w:bidi="ar"/>
        </w:rPr>
        <w:t xml:space="preserve"> </w:t>
      </w:r>
      <w:r>
        <w:rPr>
          <w:rFonts w:hint="eastAsia" w:ascii="Times New Roman" w:hAnsi="Times New Roman" w:cs="Times New Roman"/>
          <w:i/>
          <w:iCs/>
          <w:sz w:val="24"/>
          <w:lang w:bidi="ar"/>
        </w:rPr>
        <w:t>RI</w:t>
      </w:r>
      <w:r>
        <w:rPr>
          <w:rFonts w:hint="eastAsia" w:ascii="Times New Roman" w:hAnsi="Times New Roman" w:cs="Times New Roman"/>
          <w:sz w:val="24"/>
          <w:lang w:bidi="ar"/>
        </w:rPr>
        <w:t xml:space="preserve"> after normalization</w:t>
      </w:r>
      <w:r>
        <w:rPr>
          <w:rFonts w:ascii="Times New Roman" w:hAnsi="Times New Roman" w:cs="Times New Roman"/>
          <w:sz w:val="24"/>
          <w:lang w:bidi="ar"/>
        </w:rPr>
        <w:t>. The c</w:t>
      </w:r>
      <w:bookmarkStart w:id="21" w:name="OLE_LINK83"/>
      <w:r>
        <w:rPr>
          <w:rFonts w:ascii="Times New Roman" w:hAnsi="Times New Roman" w:cs="Times New Roman"/>
          <w:sz w:val="24"/>
          <w:lang w:bidi="ar"/>
        </w:rPr>
        <w:t xml:space="preserve">alculation formula is shown in </w:t>
      </w:r>
      <w:r>
        <w:rPr>
          <w:rFonts w:ascii="Times New Roman" w:hAnsi="Times New Roman" w:eastAsia="宋体" w:cs="Times New Roman"/>
          <w:sz w:val="24"/>
        </w:rPr>
        <w:t xml:space="preserve">Equation </w:t>
      </w:r>
      <w:r>
        <w:rPr>
          <w:rFonts w:hint="eastAsia" w:ascii="Times New Roman" w:hAnsi="Times New Roman" w:eastAsia="宋体" w:cs="Times New Roman"/>
          <w:sz w:val="24"/>
        </w:rPr>
        <w:t>(</w:t>
      </w:r>
      <w:r>
        <w:rPr>
          <w:rFonts w:ascii="Times New Roman" w:hAnsi="Times New Roman" w:cs="Times New Roman"/>
          <w:sz w:val="24"/>
          <w:lang w:bidi="ar"/>
        </w:rPr>
        <w:t>1</w:t>
      </w:r>
      <w:bookmarkEnd w:id="21"/>
      <w:r>
        <w:rPr>
          <w:rFonts w:hint="eastAsia" w:ascii="Times New Roman" w:hAnsi="Times New Roman" w:cs="Times New Roman"/>
          <w:sz w:val="24"/>
          <w:lang w:bidi="ar"/>
        </w:rPr>
        <w:t>)</w:t>
      </w:r>
      <w:r>
        <w:rPr>
          <w:rFonts w:ascii="Times New Roman" w:hAnsi="Times New Roman" w:cs="Times New Roman"/>
          <w:sz w:val="24"/>
          <w:lang w:bidi="ar"/>
        </w:rPr>
        <w:t>.</w:t>
      </w:r>
    </w:p>
    <w:p w14:paraId="4410F662">
      <w:pPr>
        <w:suppressAutoHyphens/>
        <w:kinsoku w:val="0"/>
        <w:overflowPunct w:val="0"/>
        <w:autoSpaceDE w:val="0"/>
        <w:autoSpaceDN w:val="0"/>
        <w:adjustRightInd w:val="0"/>
        <w:snapToGrid w:val="0"/>
        <w:spacing w:line="360" w:lineRule="auto"/>
        <w:jc w:val="center"/>
        <w:rPr>
          <w:rFonts w:ascii="Times New Roman" w:hAnsi="Times New Roman" w:cs="Times New Roman"/>
          <w:sz w:val="24"/>
          <w:lang w:bidi="ar"/>
        </w:rPr>
      </w:pPr>
      <w:r>
        <w:rPr>
          <w:rStyle w:val="19"/>
          <w:rFonts w:hint="eastAsia" w:ascii="Times New Roman" w:hAnsi="Times New Roman" w:cs="Times New Roman"/>
          <w:b/>
          <w:bCs/>
          <w:position w:val="-10"/>
          <w:sz w:val="24"/>
          <w:szCs w:val="24"/>
        </w:rPr>
        <w:t xml:space="preserve">       </w:t>
      </w:r>
      <w:r>
        <w:rPr>
          <w:rFonts w:hint="eastAsia" w:ascii="Times New Roman" w:hAnsi="Times New Roman" w:cs="Times New Roman"/>
          <w:b/>
          <w:bCs/>
          <w:position w:val="-10"/>
          <w:sz w:val="24"/>
        </w:rPr>
        <w:t xml:space="preserve">     </w:t>
      </w:r>
      <m:oMath>
        <m:r>
          <m:rPr>
            <m:nor/>
          </m:rPr>
          <w:rPr>
            <w:rFonts w:ascii="Times New Roman" w:hAnsi="Times New Roman" w:cs="Times New Roman"/>
            <w:i/>
            <w:sz w:val="24"/>
          </w:rPr>
          <m:t>RI</m:t>
        </m:r>
        <m:r>
          <m:rPr>
            <m:nor/>
            <m:sty m:val="p"/>
          </m:rPr>
          <w:rPr>
            <w:rFonts w:ascii="Times New Roman" w:hAnsi="Times New Roman" w:cs="Times New Roman"/>
            <w:b w:val="0"/>
            <w:i w:val="0"/>
            <w:sz w:val="24"/>
          </w:rPr>
          <m:t>=</m:t>
        </m:r>
        <m:r>
          <m:rPr>
            <m:nor/>
          </m:rPr>
          <w:rPr>
            <w:rFonts w:ascii="Times New Roman" w:hAnsi="Times New Roman" w:cs="Times New Roman"/>
            <w:i/>
            <w:sz w:val="24"/>
          </w:rPr>
          <m:t>η</m:t>
        </m:r>
        <m:r>
          <m:rPr>
            <m:nor/>
            <m:sty m:val="p"/>
          </m:rPr>
          <w:rPr>
            <w:rFonts w:ascii="Times New Roman" w:hAnsi="Times New Roman" w:cs="Times New Roman"/>
            <w:b w:val="0"/>
            <w:i w:val="0"/>
            <w:sz w:val="24"/>
          </w:rPr>
          <m:t>×</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like</m:t>
        </m:r>
        <m:r>
          <m:rPr>
            <m:nor/>
            <m:sty m:val="p"/>
          </m:rPr>
          <w:rPr>
            <w:rFonts w:ascii="Times New Roman" w:hAnsi="Times New Roman" w:cs="Times New Roman"/>
            <w:b w:val="0"/>
            <w:i w:val="0"/>
            <w:sz w:val="24"/>
          </w:rPr>
          <m:t>]+</m:t>
        </m:r>
        <m:r>
          <m:rPr>
            <m:nor/>
          </m:rPr>
          <w:rPr>
            <w:rFonts w:ascii="Times New Roman" w:hAnsi="Times New Roman" w:cs="Times New Roman"/>
            <w:i/>
            <w:sz w:val="24"/>
          </w:rPr>
          <m:t>μ</m:t>
        </m:r>
        <m:r>
          <m:rPr>
            <m:nor/>
            <m:sty m:val="p"/>
          </m:rPr>
          <w:rPr>
            <w:rFonts w:ascii="Times New Roman" w:hAnsi="Times New Roman" w:cs="Times New Roman"/>
            <w:b w:val="0"/>
            <w:i w:val="0"/>
            <w:sz w:val="24"/>
          </w:rPr>
          <m:t>×</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commment</m:t>
        </m:r>
        <m:r>
          <m:rPr>
            <m:nor/>
            <m:sty m:val="p"/>
          </m:rPr>
          <w:rPr>
            <w:rFonts w:ascii="Times New Roman" w:hAnsi="Times New Roman" w:cs="Times New Roman"/>
            <w:b w:val="0"/>
            <w:i w:val="0"/>
            <w:sz w:val="24"/>
          </w:rPr>
          <m:t>]+</m:t>
        </m:r>
        <m:r>
          <m:rPr>
            <m:nor/>
          </m:rPr>
          <w:rPr>
            <w:rFonts w:ascii="Times New Roman" w:hAnsi="Times New Roman" w:cs="Times New Roman"/>
            <w:i/>
            <w:sz w:val="24"/>
          </w:rPr>
          <m:t>λ</m:t>
        </m:r>
        <m:r>
          <m:rPr>
            <m:nor/>
            <m:sty m:val="p"/>
          </m:rPr>
          <w:rPr>
            <w:rFonts w:ascii="Times New Roman" w:hAnsi="Times New Roman" w:cs="Times New Roman"/>
            <w:b w:val="0"/>
            <w:i w:val="0"/>
            <w:sz w:val="24"/>
          </w:rPr>
          <m:t>×</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repost</m:t>
        </m:r>
        <m:r>
          <m:rPr>
            <m:nor/>
            <m:sty m:val="p"/>
          </m:rPr>
          <w:rPr>
            <w:rFonts w:ascii="Times New Roman" w:hAnsi="Times New Roman" w:cs="Times New Roman"/>
            <w:b w:val="0"/>
            <w:i w:val="0"/>
            <w:sz w:val="24"/>
          </w:rPr>
          <m:t>]</m:t>
        </m:r>
      </m:oMath>
      <w:r>
        <w:rPr>
          <w:rFonts w:ascii="Times New Roman" w:hAnsi="Times New Roman" w:cs="Times New Roman"/>
          <w:b/>
          <w:bCs/>
          <w:position w:val="-10"/>
          <w:sz w:val="24"/>
        </w:rPr>
        <w:tab/>
      </w:r>
      <w:r>
        <w:rPr>
          <w:rFonts w:hint="eastAsia" w:ascii="Times New Roman" w:hAnsi="Times New Roman" w:cs="Times New Roman"/>
          <w:b/>
          <w:bCs/>
          <w:position w:val="-10"/>
          <w:sz w:val="24"/>
        </w:rPr>
        <w:t xml:space="preserve">             </w:t>
      </w:r>
      <w:r>
        <w:rPr>
          <w:rFonts w:ascii="Times New Roman" w:hAnsi="Times New Roman" w:cs="Times New Roman"/>
          <w:b/>
          <w:bCs/>
          <w:position w:val="-10"/>
          <w:sz w:val="24"/>
        </w:rPr>
        <w:tab/>
      </w:r>
      <w:bookmarkStart w:id="22" w:name="OLE_LINK36"/>
      <w:r>
        <w:rPr>
          <w:rFonts w:ascii="Times New Roman" w:hAnsi="Times New Roman" w:cs="Times New Roman"/>
          <w:sz w:val="24"/>
          <w:lang w:bidi="ar"/>
        </w:rPr>
        <w:t>(1)</w:t>
      </w:r>
      <w:bookmarkEnd w:id="22"/>
    </w:p>
    <w:p w14:paraId="59C8DE5F">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bookmarkStart w:id="23" w:name="OLE_LINK31"/>
      <w:r>
        <w:rPr>
          <w:rFonts w:hint="eastAsia" w:ascii="Times New Roman" w:hAnsi="Times New Roman" w:cs="Times New Roman"/>
          <w:sz w:val="24"/>
        </w:rPr>
        <w:t>Because reposts, likes, and comments may contribute differently to</w:t>
      </w:r>
      <w:r>
        <w:rPr>
          <w:rFonts w:hint="eastAsia" w:ascii="Times New Roman" w:hAnsi="Times New Roman" w:cs="Times New Roman"/>
          <w:i/>
          <w:iCs/>
          <w:sz w:val="24"/>
        </w:rPr>
        <w:t xml:space="preserve"> RI</w:t>
      </w:r>
      <w:r>
        <w:rPr>
          <w:rFonts w:hint="eastAsia" w:ascii="Times New Roman" w:hAnsi="Times New Roman" w:cs="Times New Roman"/>
          <w:sz w:val="24"/>
        </w:rPr>
        <w:t>, we used principal component analysis (PCA) to estimate their weights</w:t>
      </w:r>
      <w:r>
        <w:rPr>
          <w:rFonts w:hint="eastAsia" w:ascii="Times New Roman" w:hAnsi="Times New Roman" w:cs="Times New Roman"/>
          <w:sz w:val="24"/>
          <w:vertAlign w:val="superscript"/>
        </w:rPr>
        <w:t xml:space="preserve">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{"citationID":"82WFHcE5","properties":{"formattedCitation":"[30]","plainCitation":"[30]","noteIndex":0},"citationItems":[{"id":2261,"uris":["http://zotero.org/users/11769009/items/G3JV2WXV"],"itemData":{"id":2261,"type":"article-journal","abstract":"False or unverified information spreads just like accurate information on the web, thus possibly going viral and influencing the public opinion and its decisions. Fake news and rumours represent the most popular forms of false and unverified information, respectively, and should be detected as soon as possible for avoiding their dramatic effects. The interest in effective detection techniques has been therefore growing very fast in the last years. In this paper we survey the different approaches to automatic detection of fake news and rumours proposed in the recent literature. In particular, we focus on five main aspects. First, we report and discuss the various definitions of fake news and rumours that have been considered in the literature. Second, we highlight how the collection of relevant data for performing fake news and rumours detection is problematic and we present the various approaches, which have been adopted to gather these data, as well as the publicly available datasets. Third, we describe the features that have been considered in fake news and rumour detection approaches. Fourth, we provide a comprehensive analysis on the various techniques used to perform rumour and fake news detection. Finally, we identify and discuss future directions.","container-title":"Information Sciences","DOI":"10.1016/j.ins.2019.05.035","ISSN":"0020-0255","journalAbbreviation":"Information Sciences","note":"TLDR: This paper surveys the different approaches to automatic detection of fake news and rumours proposed in the recent literature and provides a comprehensive analysis on the various techniques used to perform rumour and fake news detection.","page":"38-55","title":"A survey on fake news and rumour detection techniques","volume":"497","author":[{"family":"Bondielli","given":"Alessandro"},{"family":"Marcelloni","given":"Francesco"}],"issued":{"date-parts":[["2019",9,1]]}}}],"schema":"https://github.com/citation-style-language/schema/raw/master/csl-citation.json"}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[30]</w:t>
      </w:r>
      <w:r>
        <w:rPr>
          <w:rFonts w:hint="eastAsia" w:ascii="Times New Roman" w:hAnsi="Times New Roman" w:cs="Times New Roman"/>
          <w:sz w:val="24"/>
          <w:vertAlign w:val="superscript"/>
        </w:rPr>
        <w:fldChar w:fldCharType="end"/>
      </w:r>
      <w:r>
        <w:rPr>
          <w:rFonts w:hint="eastAsia" w:ascii="Times New Roman" w:hAnsi="Times New Roman" w:cs="Times New Roman"/>
          <w:sz w:val="24"/>
        </w:rPr>
        <w:t>.</w:t>
      </w:r>
      <w:r>
        <w:rPr>
          <w:rFonts w:ascii="Times New Roman" w:hAnsi="Times New Roman" w:cs="Times New Roman"/>
          <w:sz w:val="24"/>
        </w:rPr>
        <w:t xml:space="preserve"> </w:t>
      </w:r>
      <w:bookmarkEnd w:id="23"/>
      <w:r>
        <w:rPr>
          <w:rFonts w:ascii="Times New Roman" w:hAnsi="Times New Roman" w:cs="Times New Roman"/>
          <w:sz w:val="24"/>
        </w:rPr>
        <w:t xml:space="preserve">The formula for calculating rumor influence is shown in Equation </w:t>
      </w:r>
      <w:r>
        <w:rPr>
          <w:rFonts w:hint="eastAsia" w:ascii="Times New Roman" w:hAnsi="Times New Roman" w:cs="Times New Roman"/>
          <w:sz w:val="24"/>
        </w:rPr>
        <w:t>(</w:t>
      </w:r>
      <w:r>
        <w:rPr>
          <w:rFonts w:ascii="Times New Roman" w:hAnsi="Times New Roman" w:cs="Times New Roman"/>
          <w:sz w:val="24"/>
        </w:rPr>
        <w:t>2</w:t>
      </w:r>
      <w:r>
        <w:rPr>
          <w:rFonts w:hint="eastAsia" w:ascii="Times New Roman" w:hAnsi="Times New Roman" w:cs="Times New Roman"/>
          <w:sz w:val="24"/>
        </w:rPr>
        <w:t>)</w:t>
      </w:r>
      <w:r>
        <w:rPr>
          <w:rFonts w:ascii="Times New Roman" w:hAnsi="Times New Roman" w:cs="Times New Roman"/>
          <w:sz w:val="24"/>
        </w:rPr>
        <w:t>:</w:t>
      </w:r>
    </w:p>
    <w:p w14:paraId="0A07DB60">
      <w:pPr>
        <w:suppressAutoHyphens/>
        <w:kinsoku w:val="0"/>
        <w:overflowPunct w:val="0"/>
        <w:autoSpaceDE w:val="0"/>
        <w:autoSpaceDN w:val="0"/>
        <w:adjustRightInd w:val="0"/>
        <w:snapToGrid w:val="0"/>
        <w:spacing w:line="360" w:lineRule="auto"/>
        <w:jc w:val="center"/>
        <w:rPr>
          <w:rFonts w:ascii="Times New Roman" w:hAnsi="Times New Roman" w:cs="Times New Roman"/>
          <w:position w:val="-10"/>
          <w:sz w:val="24"/>
          <w:lang w:bidi="ar"/>
        </w:rPr>
      </w:pPr>
      <w:r>
        <w:rPr>
          <w:rFonts w:hint="eastAsia" w:ascii="Times New Roman" w:hAnsi="Times New Roman" w:eastAsia="宋体" w:cs="Times New Roman"/>
          <w:position w:val="-10"/>
          <w:sz w:val="24"/>
        </w:rPr>
        <w:t xml:space="preserve">       </w:t>
      </w:r>
      <m:oMath>
        <m:r>
          <m:rPr>
            <m:nor/>
          </m:rPr>
          <w:rPr>
            <w:rFonts w:ascii="Times New Roman" w:hAnsi="Times New Roman" w:cs="Times New Roman"/>
            <w:i/>
            <w:sz w:val="24"/>
          </w:rPr>
          <m:t>RI</m:t>
        </m:r>
        <m:r>
          <m:rPr>
            <m:nor/>
            <m:sty m:val="p"/>
          </m:rPr>
          <w:rPr>
            <w:rFonts w:ascii="Times New Roman" w:hAnsi="Times New Roman" w:cs="Times New Roman"/>
            <w:b w:val="0"/>
            <w:i w:val="0"/>
            <w:sz w:val="24"/>
          </w:rPr>
          <m:t>=0.617×</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like</m:t>
        </m:r>
        <m:r>
          <m:rPr>
            <m:nor/>
            <m:sty m:val="p"/>
          </m:rPr>
          <w:rPr>
            <w:rFonts w:ascii="Times New Roman" w:hAnsi="Times New Roman" w:cs="Times New Roman"/>
            <w:b w:val="0"/>
            <w:i w:val="0"/>
            <w:sz w:val="24"/>
          </w:rPr>
          <m:t>]+0.595×</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comment</m:t>
        </m:r>
        <m:r>
          <m:rPr>
            <m:nor/>
            <m:sty m:val="p"/>
          </m:rPr>
          <w:rPr>
            <w:rFonts w:ascii="Times New Roman" w:hAnsi="Times New Roman" w:cs="Times New Roman"/>
            <w:b w:val="0"/>
            <w:i w:val="0"/>
            <w:sz w:val="24"/>
          </w:rPr>
          <m:t>]+0.515×</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repost</m:t>
        </m:r>
        <m:r>
          <m:rPr>
            <m:nor/>
            <m:sty m:val="p"/>
          </m:rPr>
          <w:rPr>
            <w:rFonts w:ascii="Times New Roman" w:hAnsi="Times New Roman" w:cs="Times New Roman"/>
            <w:b w:val="0"/>
            <w:i w:val="0"/>
            <w:sz w:val="24"/>
          </w:rPr>
          <m:t>]</m:t>
        </m:r>
      </m:oMath>
      <w:r>
        <w:rPr>
          <w:rFonts w:ascii="Times New Roman" w:hAnsi="Times New Roman" w:eastAsia="宋体" w:cs="Times New Roman"/>
          <w:sz w:val="24"/>
        </w:rPr>
        <w:tab/>
      </w:r>
      <w:r>
        <w:rPr>
          <w:rFonts w:hint="eastAsia" w:ascii="Times New Roman" w:hAnsi="Times New Roman" w:eastAsia="宋体" w:cs="Times New Roman"/>
          <w:sz w:val="24"/>
        </w:rPr>
        <w:t xml:space="preserve">      </w:t>
      </w:r>
      <w:r>
        <w:rPr>
          <w:rFonts w:ascii="Times New Roman" w:hAnsi="Times New Roman" w:eastAsia="宋体" w:cs="Times New Roman"/>
          <w:sz w:val="24"/>
        </w:rPr>
        <w:tab/>
      </w:r>
      <w:r>
        <w:rPr>
          <w:rFonts w:ascii="Times New Roman" w:hAnsi="Times New Roman" w:eastAsia="宋体" w:cs="Times New Roman"/>
          <w:position w:val="-6"/>
          <w:sz w:val="24"/>
        </w:rPr>
        <w:t>(2)</w:t>
      </w:r>
    </w:p>
    <w:p w14:paraId="6A77A4D3">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position w:val="-12"/>
          <w:sz w:val="24"/>
        </w:rPr>
      </w:pPr>
      <w:r>
        <w:rPr>
          <w:rFonts w:ascii="Times New Roman" w:hAnsi="Times New Roman" w:cs="Times New Roman"/>
          <w:sz w:val="24"/>
        </w:rPr>
        <w:t>The life cycle (</w:t>
      </w:r>
      <w:r>
        <w:rPr>
          <w:rFonts w:hint="eastAsia" w:ascii="Times New Roman" w:hAnsi="Times New Roman" w:cs="Times New Roman"/>
          <w:i/>
          <w:iCs/>
          <w:sz w:val="24"/>
        </w:rPr>
        <w:t>LC</w:t>
      </w:r>
      <w:r>
        <w:rPr>
          <w:rFonts w:ascii="Times New Roman" w:hAnsi="Times New Roman" w:cs="Times New Roman"/>
          <w:sz w:val="24"/>
        </w:rPr>
        <w:t>) of rumor microblogs is the time from the release of rumor microblog</w:t>
      </w:r>
      <w:r>
        <w:rPr>
          <w:rFonts w:ascii="Times New Roman" w:hAnsi="Times New Roman" w:eastAsia="宋体" w:cs="Times New Roman"/>
          <w:sz w:val="24"/>
        </w:rPr>
        <w:t>s to the death of the discussion heat</w:t>
      </w:r>
      <w:r>
        <w:rPr>
          <w:rFonts w:hint="eastAsia" w:ascii="Times New Roman" w:hAnsi="Times New Roman" w:eastAsia="宋体" w:cs="Times New Roman"/>
          <w:sz w:val="24"/>
        </w:rPr>
        <w:t>.</w:t>
      </w:r>
      <w:r>
        <w:rPr>
          <w:rFonts w:ascii="Times New Roman" w:hAnsi="Times New Roman" w:eastAsia="宋体" w:cs="Times New Roman"/>
          <w:sz w:val="24"/>
        </w:rPr>
        <w:t xml:space="preserve"> This </w:t>
      </w:r>
      <w:r>
        <w:rPr>
          <w:rFonts w:ascii="Times New Roman" w:hAnsi="Times New Roman" w:cs="Times New Roman"/>
          <w:sz w:val="24"/>
        </w:rPr>
        <w:t xml:space="preserve">study uses </w:t>
      </w:r>
      <w:r>
        <w:rPr>
          <w:rFonts w:hint="eastAsia" w:ascii="Times New Roman" w:hAnsi="Times New Roman" w:eastAsia="宋体" w:cs="Times New Roman"/>
          <w:sz w:val="24"/>
        </w:rPr>
        <w:t xml:space="preserve">the time span from the first to the last comment that was present in the historical record we collected </w:t>
      </w:r>
      <w:r>
        <w:rPr>
          <w:rFonts w:ascii="Times New Roman" w:hAnsi="Times New Roman" w:cs="Times New Roman"/>
          <w:sz w:val="24"/>
        </w:rPr>
        <w:t xml:space="preserve">as the rumor cycle, as shown in Equation </w:t>
      </w:r>
      <w:r>
        <w:rPr>
          <w:rFonts w:hint="eastAsia" w:ascii="Times New Roman" w:hAnsi="Times New Roman" w:cs="Times New Roman"/>
          <w:sz w:val="24"/>
        </w:rPr>
        <w:t>(</w:t>
      </w:r>
      <w:r>
        <w:rPr>
          <w:rFonts w:ascii="Times New Roman" w:hAnsi="Times New Roman" w:cs="Times New Roman"/>
          <w:sz w:val="24"/>
        </w:rPr>
        <w:t>3</w:t>
      </w:r>
      <w:r>
        <w:rPr>
          <w:rFonts w:hint="eastAsia" w:ascii="Times New Roman" w:hAnsi="Times New Roman" w:cs="Times New Roman"/>
          <w:sz w:val="24"/>
        </w:rPr>
        <w:t>)</w:t>
      </w:r>
      <w:r>
        <w:rPr>
          <w:rFonts w:ascii="Times New Roman" w:hAnsi="Times New Roman" w:cs="Times New Roman"/>
          <w:sz w:val="24"/>
        </w:rPr>
        <w:t>:</w:t>
      </w:r>
    </w:p>
    <w:p w14:paraId="0AFB2047">
      <w:pPr>
        <w:suppressAutoHyphens/>
        <w:kinsoku w:val="0"/>
        <w:overflowPunct w:val="0"/>
        <w:autoSpaceDE w:val="0"/>
        <w:autoSpaceDN w:val="0"/>
        <w:adjustRightInd w:val="0"/>
        <w:snapToGrid w:val="0"/>
        <w:spacing w:line="360" w:lineRule="auto"/>
        <w:ind w:firstLine="480" w:firstLineChars="200"/>
        <w:jc w:val="center"/>
        <w:rPr>
          <w:rFonts w:ascii="Times New Roman" w:hAnsi="Times New Roman" w:cs="Times New Roman"/>
          <w:position w:val="-12"/>
          <w:sz w:val="24"/>
        </w:rPr>
      </w:pPr>
      <w:r>
        <w:rPr>
          <w:rFonts w:hint="eastAsia" w:ascii="Times New Roman" w:hAnsi="Times New Roman" w:cs="Times New Roman"/>
          <w:sz w:val="24"/>
        </w:rPr>
        <w:t xml:space="preserve">                              </w:t>
      </w:r>
      <m:oMath>
        <m:r>
          <m:rPr>
            <m:nor/>
          </m:rPr>
          <w:rPr>
            <w:rFonts w:ascii="Times New Roman" w:hAnsi="Times New Roman" w:cs="Times New Roman"/>
            <w:i/>
            <w:sz w:val="24"/>
          </w:rPr>
          <m:t>LC</m:t>
        </m:r>
        <m:r>
          <m:rPr>
            <m:nor/>
            <m:sty m:val="p"/>
          </m:rPr>
          <w:rPr>
            <w:rFonts w:ascii="Times New Roman" w:hAnsi="Times New Roman" w:cs="Times New Roman"/>
            <w:b w:val="0"/>
            <w:i w:val="0"/>
            <w:sz w:val="24"/>
          </w:rPr>
          <m:t>=</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rPr>
              <w:rPr>
                <w:rFonts w:ascii="Times New Roman" w:hAnsi="Times New Roman" w:cs="Times New Roman"/>
                <w:i/>
                <w:sz w:val="24"/>
              </w:rPr>
              <m:t>L</m:t>
            </m:r>
            <m:ctrlPr>
              <w:rPr>
                <w:rFonts w:ascii="Cambria Math" w:hAnsi="Cambria Math" w:cs="Times New Roman"/>
                <w:sz w:val="24"/>
              </w:rPr>
            </m:ctrlPr>
          </m:sub>
        </m:sSub>
        <m:r>
          <m:rPr>
            <m:nor/>
            <m:sty m:val="p"/>
          </m:rPr>
          <w:rPr>
            <w:rFonts w:ascii="Times New Roman" w:hAnsi="Times New Roman" w:cs="Times New Roman"/>
            <w:b w:val="0"/>
            <w:i w:val="0"/>
            <w:sz w:val="24"/>
          </w:rPr>
          <m:t>-</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rPr>
              <w:rPr>
                <w:rFonts w:ascii="Times New Roman" w:hAnsi="Times New Roman" w:cs="Times New Roman"/>
                <w:i/>
                <w:sz w:val="24"/>
              </w:rPr>
              <m:t>F</m:t>
            </m:r>
            <m:ctrlPr>
              <w:rPr>
                <w:rFonts w:ascii="Cambria Math" w:hAnsi="Cambria Math" w:cs="Times New Roman"/>
                <w:sz w:val="24"/>
              </w:rPr>
            </m:ctrlPr>
          </m:sub>
        </m:sSub>
      </m:oMath>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hint="eastAsia"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r>
      <w:r>
        <w:rPr>
          <w:rFonts w:hint="eastAsia" w:ascii="Times New Roman" w:hAnsi="Times New Roman" w:cs="Times New Roman"/>
          <w:sz w:val="24"/>
        </w:rPr>
        <w:t xml:space="preserve">  </w:t>
      </w:r>
      <w:r>
        <w:rPr>
          <w:rFonts w:ascii="Times New Roman" w:hAnsi="Times New Roman" w:cs="Times New Roman"/>
          <w:sz w:val="24"/>
          <w:lang w:bidi="ar"/>
        </w:rPr>
        <w:t>(3)</w:t>
      </w:r>
    </w:p>
    <w:p w14:paraId="5F11ED4D">
      <w:pPr>
        <w:suppressAutoHyphens/>
        <w:kinsoku w:val="0"/>
        <w:overflowPunct w:val="0"/>
        <w:autoSpaceDE w:val="0"/>
        <w:autoSpaceDN w:val="0"/>
        <w:adjustRightInd w:val="0"/>
        <w:snapToGrid w:val="0"/>
        <w:spacing w:line="360" w:lineRule="auto"/>
        <w:rPr>
          <w:rFonts w:ascii="Times New Roman" w:hAnsi="Times New Roman" w:cs="Times New Roman"/>
          <w:b/>
          <w:bCs/>
          <w:sz w:val="24"/>
        </w:rPr>
      </w:pPr>
      <w:r>
        <w:rPr>
          <w:rFonts w:ascii="Times New Roman" w:hAnsi="Times New Roman" w:cs="Times New Roman"/>
          <w:sz w:val="24"/>
        </w:rPr>
        <w:t xml:space="preserve">where </w:t>
      </w:r>
      <w:r>
        <w:rPr>
          <w:rFonts w:hint="eastAsia" w:ascii="Times New Roman" w:hAnsi="Times New Roman" w:cs="Times New Roman"/>
          <w:i/>
          <w:iCs/>
          <w:sz w:val="24"/>
        </w:rPr>
        <w:t>T</w:t>
      </w:r>
      <w:r>
        <w:rPr>
          <w:rFonts w:hint="eastAsia" w:ascii="Times New Roman" w:hAnsi="Times New Roman" w:cs="Times New Roman"/>
          <w:i/>
          <w:iCs/>
          <w:sz w:val="24"/>
          <w:vertAlign w:val="subscript"/>
        </w:rPr>
        <w:t>F</w:t>
      </w:r>
      <w:r>
        <w:rPr>
          <w:rFonts w:hint="eastAsia" w:ascii="Times New Roman" w:hAnsi="Times New Roman" w:cs="Times New Roman"/>
          <w:sz w:val="24"/>
        </w:rPr>
        <w:t xml:space="preserve"> </w:t>
      </w:r>
      <w:r>
        <w:rPr>
          <w:rFonts w:ascii="Times New Roman" w:hAnsi="Times New Roman" w:cs="Times New Roman"/>
          <w:sz w:val="24"/>
        </w:rPr>
        <w:t xml:space="preserve">represents the timestamp of the first observed comment and </w:t>
      </w:r>
      <w:r>
        <w:rPr>
          <w:rFonts w:hint="eastAsia" w:ascii="Times New Roman" w:hAnsi="Times New Roman" w:cs="Times New Roman"/>
          <w:i/>
          <w:iCs/>
          <w:sz w:val="24"/>
        </w:rPr>
        <w:t>T</w:t>
      </w:r>
      <w:r>
        <w:rPr>
          <w:rFonts w:hint="eastAsia" w:ascii="Times New Roman" w:hAnsi="Times New Roman" w:cs="Times New Roman"/>
          <w:i/>
          <w:iCs/>
          <w:sz w:val="24"/>
          <w:vertAlign w:val="subscript"/>
        </w:rPr>
        <w:t xml:space="preserve">L </w:t>
      </w:r>
      <w:r>
        <w:rPr>
          <w:rFonts w:ascii="Times New Roman" w:hAnsi="Times New Roman" w:cs="Times New Roman"/>
          <w:sz w:val="24"/>
        </w:rPr>
        <w:t>denotes the timestamp of the last observed comment in our crawled dataset for that rumor thread.</w:t>
      </w:r>
    </w:p>
    <w:p w14:paraId="4DC994F0">
      <w:pPr>
        <w:suppressAutoHyphens/>
        <w:kinsoku w:val="0"/>
        <w:overflowPunct w:val="0"/>
        <w:autoSpaceDE w:val="0"/>
        <w:autoSpaceDN w:val="0"/>
        <w:adjustRightInd w:val="0"/>
        <w:snapToGrid w:val="0"/>
        <w:spacing w:line="360" w:lineRule="auto"/>
        <w:outlineLvl w:val="3"/>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w:t>
      </w:r>
      <w:r>
        <w:rPr>
          <w:rFonts w:hint="eastAsia" w:ascii="Times New Roman" w:hAnsi="Times New Roman" w:cs="Times New Roman"/>
          <w:b/>
          <w:bCs/>
          <w:sz w:val="24"/>
        </w:rPr>
        <w:t>1.</w:t>
      </w:r>
      <w:r>
        <w:rPr>
          <w:rFonts w:ascii="Times New Roman" w:hAnsi="Times New Roman" w:cs="Times New Roman"/>
          <w:b/>
          <w:bCs/>
          <w:sz w:val="24"/>
        </w:rPr>
        <w:t>2.2. Rumor recipients</w:t>
      </w:r>
    </w:p>
    <w:p w14:paraId="49639F97">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activity of rumor </w:t>
      </w:r>
      <w:bookmarkStart w:id="24" w:name="OLE_LINK124"/>
      <w:r>
        <w:rPr>
          <w:rFonts w:ascii="Times New Roman" w:hAnsi="Times New Roman" w:cs="Times New Roman"/>
          <w:sz w:val="24"/>
        </w:rPr>
        <w:t>recipients</w:t>
      </w:r>
      <w:bookmarkEnd w:id="24"/>
      <w:r>
        <w:rPr>
          <w:rFonts w:ascii="Times New Roman" w:hAnsi="Times New Roman" w:cs="Times New Roman"/>
          <w:sz w:val="24"/>
        </w:rPr>
        <w:t xml:space="preserve"> (</w:t>
      </w:r>
      <w:r>
        <w:rPr>
          <w:rFonts w:hint="eastAsia" w:ascii="Times New Roman" w:hAnsi="Times New Roman" w:cs="Times New Roman"/>
          <w:i/>
          <w:iCs/>
          <w:sz w:val="24"/>
        </w:rPr>
        <w:t>UA</w:t>
      </w:r>
      <w:r>
        <w:rPr>
          <w:rFonts w:ascii="Times New Roman" w:hAnsi="Times New Roman" w:cs="Times New Roman"/>
          <w:sz w:val="24"/>
        </w:rPr>
        <w:t xml:space="preserve">), quantified by the total number of microblogs posted by rumor recipients, has been employed for analysis. A high number of posted microblogs indicates an active presence on the social platform and engagement in online communities. The </w:t>
      </w:r>
      <w:r>
        <w:rPr>
          <w:rFonts w:hint="eastAsia" w:ascii="Times New Roman" w:hAnsi="Times New Roman" w:cs="Times New Roman"/>
          <w:i/>
          <w:iCs/>
          <w:sz w:val="24"/>
        </w:rPr>
        <w:t>UA</w:t>
      </w:r>
      <w:r>
        <w:rPr>
          <w:rFonts w:ascii="Times New Roman" w:hAnsi="Times New Roman" w:cs="Times New Roman"/>
          <w:sz w:val="24"/>
        </w:rPr>
        <w:t xml:space="preserve"> value</w:t>
      </w:r>
      <w:r>
        <w:rPr>
          <w:rFonts w:ascii="Times New Roman" w:hAnsi="Times New Roman" w:eastAsia="宋体" w:cs="Times New Roman"/>
          <w:sz w:val="24"/>
        </w:rPr>
        <w:t xml:space="preserve">s </w:t>
      </w:r>
      <w:r>
        <w:rPr>
          <w:rFonts w:ascii="Times New Roman" w:hAnsi="Times New Roman" w:cs="Times New Roman"/>
          <w:sz w:val="24"/>
        </w:rPr>
        <w:t xml:space="preserve">were set by referring to the </w:t>
      </w:r>
      <w:r>
        <w:rPr>
          <w:rFonts w:hint="eastAsia" w:ascii="Times New Roman" w:hAnsi="Times New Roman" w:cs="Times New Roman"/>
          <w:i/>
          <w:iCs/>
          <w:sz w:val="24"/>
        </w:rPr>
        <w:t>NF</w:t>
      </w:r>
      <w:r>
        <w:rPr>
          <w:rFonts w:ascii="Times New Roman" w:hAnsi="Times New Roman" w:eastAsia="宋体" w:cs="Times New Roman"/>
          <w:sz w:val="24"/>
        </w:rPr>
        <w:t xml:space="preserve"> method </w:t>
      </w:r>
      <w:r>
        <w:rPr>
          <w:rFonts w:ascii="Times New Roman" w:hAnsi="Times New Roman" w:cs="Times New Roman"/>
          <w:sz w:val="24"/>
        </w:rPr>
        <w:t xml:space="preserve">(see </w:t>
      </w:r>
      <w:r>
        <w:rPr>
          <w:rFonts w:hint="eastAsia" w:ascii="Times New Roman" w:hAnsi="Times New Roman" w:cs="Times New Roman"/>
          <w:sz w:val="24"/>
        </w:rPr>
        <w:t>Table S</w:t>
      </w:r>
      <w:r>
        <w:rPr>
          <w:rFonts w:ascii="Times New Roman" w:hAnsi="Times New Roman" w:cs="Times New Roman"/>
          <w:sz w:val="24"/>
        </w:rPr>
        <w:t>1).</w:t>
      </w:r>
    </w:p>
    <w:p w14:paraId="0DEE4CFC">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The probability that rumor recipients transform into rumor disseminators (</w:t>
      </w:r>
      <w:r>
        <w:rPr>
          <w:rFonts w:hint="eastAsia" w:ascii="Times New Roman" w:hAnsi="Times New Roman" w:cs="Times New Roman"/>
          <w:i/>
          <w:iCs/>
          <w:sz w:val="24"/>
        </w:rPr>
        <w:t>RC</w:t>
      </w:r>
      <w:r>
        <w:rPr>
          <w:rFonts w:ascii="Times New Roman" w:hAnsi="Times New Roman" w:cs="Times New Roman"/>
          <w:sz w:val="24"/>
        </w:rPr>
        <w:t xml:space="preserve">) was measured using a user-level deduplication mechanism. Specifically, users who liked, posted rumor-endorsing comments on, or reposted the same rumor microblog were first identified by unique user IDs. These engagement records were then merged across the three behavioral types to remove duplicate users who performed multiple actions on the same rumor microblog. Accordingly, </w:t>
      </w:r>
      <w:r>
        <w:rPr>
          <w:rFonts w:hint="eastAsia" w:ascii="Times New Roman" w:hAnsi="Times New Roman" w:cs="Times New Roman"/>
          <w:i/>
          <w:iCs/>
          <w:sz w:val="24"/>
        </w:rPr>
        <w:t xml:space="preserve">RC </w:t>
      </w:r>
      <w:r>
        <w:rPr>
          <w:rFonts w:ascii="Times New Roman" w:hAnsi="Times New Roman" w:cs="Times New Roman"/>
          <w:sz w:val="24"/>
        </w:rPr>
        <w:t>was defined as the proportion of unique rumor-engaged users who reposted the rumor microblog, as shown in Equation (4):</w:t>
      </w:r>
    </w:p>
    <w:p w14:paraId="0A0C0CF5">
      <w:pPr>
        <w:suppressAutoHyphens/>
        <w:kinsoku w:val="0"/>
        <w:overflowPunct w:val="0"/>
        <w:autoSpaceDE w:val="0"/>
        <w:autoSpaceDN w:val="0"/>
        <w:adjustRightInd w:val="0"/>
        <w:snapToGrid w:val="0"/>
        <w:spacing w:line="360" w:lineRule="auto"/>
        <w:jc w:val="center"/>
        <w:rPr>
          <w:rFonts w:ascii="Times New Roman" w:hAnsi="Times New Roman" w:cs="Times New Roman"/>
          <w:b/>
          <w:bCs/>
          <w:sz w:val="24"/>
        </w:rPr>
      </w:pPr>
      <w:bookmarkStart w:id="25" w:name="OLE_LINK147"/>
      <w:r>
        <w:rPr>
          <w:rFonts w:hint="eastAsia" w:ascii="Times New Roman" w:hAnsi="Times New Roman" w:cs="Times New Roman"/>
          <w:position w:val="-36"/>
          <w:sz w:val="24"/>
        </w:rPr>
        <w:t xml:space="preserve">                           </w:t>
      </w:r>
      <w:r>
        <w:rPr>
          <w:rFonts w:ascii="Times New Roman" w:hAnsi="Times New Roman" w:cs="Times New Roman"/>
          <w:position w:val="-28"/>
          <w:sz w:val="24"/>
        </w:rPr>
        <w:tab/>
      </w:r>
      <m:oMath>
        <m:r>
          <m:rPr>
            <m:nor/>
          </m:rPr>
          <w:rPr>
            <w:rFonts w:ascii="Times New Roman" w:hAnsi="Times New Roman" w:cs="Times New Roman"/>
            <w:i/>
            <w:sz w:val="24"/>
          </w:rPr>
          <m:t>RC</m:t>
        </m:r>
        <m:r>
          <m:rPr>
            <m:nor/>
            <m:sty m:val="p"/>
          </m:rPr>
          <w:rPr>
            <w:rFonts w:ascii="Times New Roman" w:hAnsi="Times New Roman" w:cs="Times New Roman"/>
            <w:b w:val="0"/>
            <w:i w:val="0"/>
            <w:sz w:val="24"/>
          </w:rPr>
          <m:t xml:space="preserve"> =</m:t>
        </m:r>
        <m:f>
          <m:fPr>
            <m:ctrlPr>
              <w:rPr>
                <w:rFonts w:ascii="Cambria Math" w:hAnsi="Cambria Math" w:cs="Times New Roman"/>
                <w:sz w:val="24"/>
              </w:rPr>
            </m:ctrlPr>
          </m:fPr>
          <m:num>
            <m:r>
              <m:rPr>
                <m:nor/>
              </m:rPr>
              <w:rPr>
                <w:rFonts w:ascii="Times New Roman" w:hAnsi="Times New Roman" w:cs="Times New Roman"/>
                <w:i/>
                <w:sz w:val="24"/>
              </w:rPr>
              <m:t>Nu</m:t>
            </m:r>
            <m:sSub>
              <m:sSubPr>
                <m:ctrlPr>
                  <w:rPr>
                    <w:rFonts w:ascii="Cambria Math" w:hAnsi="Cambria Math" w:cs="Times New Roman"/>
                    <w:sz w:val="24"/>
                  </w:rPr>
                </m:ctrlPr>
              </m:sSubPr>
              <m:e>
                <m:r>
                  <m:rPr>
                    <m:nor/>
                  </m:rPr>
                  <w:rPr>
                    <w:rFonts w:ascii="Times New Roman" w:hAnsi="Times New Roman" w:cs="Times New Roman"/>
                    <w:i/>
                    <w:sz w:val="24"/>
                  </w:rPr>
                  <m:t>m</m:t>
                </m:r>
                <m:ctrlPr>
                  <w:rPr>
                    <w:rFonts w:ascii="Cambria Math" w:hAnsi="Cambria Math" w:cs="Times New Roman"/>
                    <w:sz w:val="24"/>
                  </w:rPr>
                </m:ctrlPr>
              </m:e>
              <m:sub>
                <m:r>
                  <m:rPr>
                    <m:nor/>
                  </m:rPr>
                  <w:rPr>
                    <w:rFonts w:ascii="Times New Roman" w:hAnsi="Times New Roman" w:cs="Times New Roman"/>
                    <w:i/>
                    <w:sz w:val="24"/>
                  </w:rPr>
                  <m:t>repost</m:t>
                </m:r>
                <m:ctrlPr>
                  <w:rPr>
                    <w:rFonts w:ascii="Cambria Math" w:hAnsi="Cambria Math" w:cs="Times New Roman"/>
                    <w:sz w:val="24"/>
                  </w:rPr>
                </m:ctrlPr>
              </m:sub>
            </m:sSub>
            <m:ctrlPr>
              <w:rPr>
                <w:rFonts w:ascii="Cambria Math" w:hAnsi="Cambria Math" w:cs="Times New Roman"/>
                <w:sz w:val="24"/>
              </w:rPr>
            </m:ctrlPr>
          </m:num>
          <m:den>
            <m:d>
              <m:dPr>
                <m:begChr m:val="|"/>
                <m:endChr m:val="|"/>
                <m:ctrlPr>
                  <w:rPr>
                    <w:rFonts w:ascii="Cambria Math" w:hAnsi="Cambria Math" w:cs="Times New Roman"/>
                    <w:sz w:val="24"/>
                  </w:rPr>
                </m:ctrlPr>
              </m:dPr>
              <m:e>
                <m:r>
                  <m:rPr>
                    <m:nor/>
                  </m:rPr>
                  <w:rPr>
                    <w:rFonts w:ascii="Times New Roman" w:hAnsi="Times New Roman" w:cs="Times New Roman"/>
                    <w:i/>
                    <w:sz w:val="24"/>
                  </w:rPr>
                  <m:t>Nu</m:t>
                </m:r>
                <m:sSub>
                  <m:sSubPr>
                    <m:ctrlPr>
                      <w:rPr>
                        <w:rFonts w:ascii="Cambria Math" w:hAnsi="Cambria Math" w:cs="Times New Roman"/>
                        <w:sz w:val="24"/>
                      </w:rPr>
                    </m:ctrlPr>
                  </m:sSubPr>
                  <m:e>
                    <m:r>
                      <m:rPr>
                        <m:nor/>
                      </m:rPr>
                      <w:rPr>
                        <w:rFonts w:ascii="Times New Roman" w:hAnsi="Times New Roman" w:cs="Times New Roman"/>
                        <w:i/>
                        <w:sz w:val="24"/>
                      </w:rPr>
                      <m:t>m</m:t>
                    </m:r>
                    <m:ctrlPr>
                      <w:rPr>
                        <w:rFonts w:ascii="Cambria Math" w:hAnsi="Cambria Math" w:cs="Times New Roman"/>
                        <w:sz w:val="24"/>
                      </w:rPr>
                    </m:ctrlPr>
                  </m:e>
                  <m:sub>
                    <m:r>
                      <m:rPr>
                        <m:nor/>
                      </m:rPr>
                      <w:rPr>
                        <w:rFonts w:ascii="Times New Roman" w:hAnsi="Times New Roman" w:cs="Times New Roman"/>
                        <w:i/>
                        <w:sz w:val="24"/>
                      </w:rPr>
                      <m:t>repost</m:t>
                    </m:r>
                    <m:ctrlPr>
                      <w:rPr>
                        <w:rFonts w:ascii="Cambria Math" w:hAnsi="Cambria Math" w:cs="Times New Roman"/>
                        <w:sz w:val="24"/>
                      </w:rPr>
                    </m:ctrlPr>
                  </m:sub>
                </m:sSub>
                <m:r>
                  <m:rPr>
                    <m:nor/>
                    <m:sty m:val="p"/>
                  </m:rPr>
                  <w:rPr>
                    <w:rFonts w:ascii="Times New Roman" w:hAnsi="Times New Roman" w:cs="Times New Roman"/>
                    <w:b w:val="0"/>
                    <w:i w:val="0"/>
                    <w:sz w:val="24"/>
                  </w:rPr>
                  <m:t>∪</m:t>
                </m:r>
                <m:r>
                  <m:rPr>
                    <m:nor/>
                  </m:rPr>
                  <w:rPr>
                    <w:rFonts w:ascii="Times New Roman" w:hAnsi="Times New Roman" w:cs="Times New Roman"/>
                    <w:i/>
                    <w:sz w:val="24"/>
                  </w:rPr>
                  <m:t>Nu</m:t>
                </m:r>
                <m:sSub>
                  <m:sSubPr>
                    <m:ctrlPr>
                      <w:rPr>
                        <w:rFonts w:ascii="Cambria Math" w:hAnsi="Cambria Math" w:cs="Times New Roman"/>
                        <w:sz w:val="24"/>
                      </w:rPr>
                    </m:ctrlPr>
                  </m:sSubPr>
                  <m:e>
                    <m:r>
                      <m:rPr>
                        <m:nor/>
                      </m:rPr>
                      <w:rPr>
                        <w:rFonts w:ascii="Times New Roman" w:hAnsi="Times New Roman" w:cs="Times New Roman"/>
                        <w:i/>
                        <w:sz w:val="24"/>
                      </w:rPr>
                      <m:t>m</m:t>
                    </m:r>
                    <m:ctrlPr>
                      <w:rPr>
                        <w:rFonts w:ascii="Cambria Math" w:hAnsi="Cambria Math" w:cs="Times New Roman"/>
                        <w:sz w:val="24"/>
                      </w:rPr>
                    </m:ctrlPr>
                  </m:e>
                  <m:sub>
                    <m:r>
                      <m:rPr>
                        <m:nor/>
                      </m:rPr>
                      <w:rPr>
                        <w:rFonts w:ascii="Times New Roman" w:hAnsi="Times New Roman" w:cs="Times New Roman"/>
                        <w:i/>
                        <w:sz w:val="24"/>
                      </w:rPr>
                      <m:t>Ecomment</m:t>
                    </m:r>
                    <m:ctrlPr>
                      <w:rPr>
                        <w:rFonts w:ascii="Cambria Math" w:hAnsi="Cambria Math" w:cs="Times New Roman"/>
                        <w:sz w:val="24"/>
                      </w:rPr>
                    </m:ctrlPr>
                  </m:sub>
                </m:sSub>
                <m:r>
                  <m:rPr>
                    <m:nor/>
                    <m:sty m:val="p"/>
                  </m:rPr>
                  <w:rPr>
                    <w:rFonts w:ascii="Times New Roman" w:hAnsi="Times New Roman" w:cs="Times New Roman"/>
                    <w:b w:val="0"/>
                    <w:i w:val="0"/>
                    <w:sz w:val="24"/>
                  </w:rPr>
                  <m:t>∪</m:t>
                </m:r>
                <m:r>
                  <m:rPr>
                    <m:nor/>
                  </m:rPr>
                  <w:rPr>
                    <w:rFonts w:ascii="Times New Roman" w:hAnsi="Times New Roman" w:cs="Times New Roman"/>
                    <w:i/>
                    <w:sz w:val="24"/>
                  </w:rPr>
                  <m:t>Nu</m:t>
                </m:r>
                <m:sSub>
                  <m:sSubPr>
                    <m:ctrlPr>
                      <w:rPr>
                        <w:rFonts w:ascii="Cambria Math" w:hAnsi="Cambria Math" w:cs="Times New Roman"/>
                        <w:sz w:val="24"/>
                      </w:rPr>
                    </m:ctrlPr>
                  </m:sSubPr>
                  <m:e>
                    <m:r>
                      <m:rPr>
                        <m:nor/>
                      </m:rPr>
                      <w:rPr>
                        <w:rFonts w:ascii="Times New Roman" w:hAnsi="Times New Roman" w:cs="Times New Roman"/>
                        <w:i/>
                        <w:sz w:val="24"/>
                      </w:rPr>
                      <m:t>m</m:t>
                    </m:r>
                    <m:ctrlPr>
                      <w:rPr>
                        <w:rFonts w:ascii="Cambria Math" w:hAnsi="Cambria Math" w:cs="Times New Roman"/>
                        <w:sz w:val="24"/>
                      </w:rPr>
                    </m:ctrlPr>
                  </m:e>
                  <m:sub>
                    <m:r>
                      <m:rPr>
                        <m:nor/>
                      </m:rPr>
                      <w:rPr>
                        <w:rFonts w:ascii="Times New Roman" w:hAnsi="Times New Roman" w:cs="Times New Roman"/>
                        <w:i/>
                        <w:sz w:val="24"/>
                      </w:rPr>
                      <m:t>like</m:t>
                    </m:r>
                    <m:ctrlPr>
                      <w:rPr>
                        <w:rFonts w:ascii="Cambria Math" w:hAnsi="Cambria Math" w:cs="Times New Roman"/>
                        <w:sz w:val="24"/>
                      </w:rPr>
                    </m:ctrlPr>
                  </m:sub>
                </m:sSub>
                <m:ctrlPr>
                  <w:rPr>
                    <w:rFonts w:ascii="Cambria Math" w:hAnsi="Cambria Math" w:cs="Times New Roman"/>
                    <w:sz w:val="24"/>
                  </w:rPr>
                </m:ctrlPr>
              </m:e>
            </m:d>
            <m:ctrlPr>
              <w:rPr>
                <w:rFonts w:ascii="Cambria Math" w:hAnsi="Cambria Math" w:cs="Times New Roman"/>
                <w:sz w:val="24"/>
              </w:rPr>
            </m:ctrlPr>
          </m:den>
        </m:f>
      </m:oMath>
      <w:r>
        <w:rPr>
          <w:rFonts w:ascii="Times New Roman" w:hAnsi="Times New Roman" w:cs="Times New Roman"/>
          <w:position w:val="-28"/>
          <w:sz w:val="24"/>
        </w:rPr>
        <w:tab/>
      </w:r>
      <w:r>
        <w:rPr>
          <w:rFonts w:ascii="Times New Roman" w:hAnsi="Times New Roman" w:cs="Times New Roman"/>
          <w:position w:val="-28"/>
          <w:sz w:val="24"/>
        </w:rPr>
        <w:tab/>
      </w:r>
      <w:r>
        <w:rPr>
          <w:rFonts w:hint="eastAsia" w:ascii="Times New Roman" w:hAnsi="Times New Roman" w:cs="Times New Roman"/>
          <w:position w:val="-28"/>
          <w:sz w:val="24"/>
        </w:rPr>
        <w:t xml:space="preserve">          </w:t>
      </w:r>
      <w:r>
        <w:rPr>
          <w:rFonts w:ascii="Times New Roman" w:hAnsi="Times New Roman" w:cs="Times New Roman"/>
          <w:position w:val="-28"/>
          <w:sz w:val="24"/>
        </w:rPr>
        <w:tab/>
      </w:r>
      <w:r>
        <w:rPr>
          <w:rFonts w:hint="eastAsia" w:ascii="Times New Roman" w:hAnsi="Times New Roman" w:cs="Times New Roman"/>
          <w:position w:val="-28"/>
          <w:sz w:val="24"/>
        </w:rPr>
        <w:t xml:space="preserve"> </w:t>
      </w:r>
      <w:r>
        <w:rPr>
          <w:rFonts w:ascii="Times New Roman" w:hAnsi="Times New Roman" w:cs="Times New Roman"/>
          <w:sz w:val="24"/>
          <w:lang w:bidi="ar"/>
        </w:rPr>
        <w:t>(4)</w:t>
      </w:r>
      <w:bookmarkEnd w:id="25"/>
    </w:p>
    <w:p w14:paraId="0B59C955">
      <w:pPr>
        <w:suppressAutoHyphens/>
        <w:kinsoku w:val="0"/>
        <w:overflowPunct w:val="0"/>
        <w:autoSpaceDE w:val="0"/>
        <w:autoSpaceDN w:val="0"/>
        <w:adjustRightInd w:val="0"/>
        <w:snapToGrid w:val="0"/>
        <w:spacing w:line="331" w:lineRule="auto"/>
        <w:rPr>
          <w:rFonts w:ascii="Times New Roman" w:hAnsi="Times New Roman" w:eastAsia="宋体" w:cs="Times New Roman"/>
          <w:b/>
          <w:bCs/>
          <w:sz w:val="24"/>
        </w:rPr>
      </w:pPr>
      <w:r>
        <w:rPr>
          <w:rFonts w:ascii="Times New Roman" w:hAnsi="Times New Roman" w:cs="Times New Roman"/>
          <w:sz w:val="24"/>
        </w:rPr>
        <w:t>where</w:t>
      </w:r>
      <w:r>
        <w:rPr>
          <w:rFonts w:ascii="Times New Roman" w:hAnsi="Times New Roman" w:cs="Times New Roman"/>
          <w:position w:val="-10"/>
          <w:sz w:val="24"/>
        </w:rPr>
        <w:t xml:space="preserve"> </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iCs/>
            <w:sz w:val="24"/>
            <w:lang w:bidi="ar"/>
          </w:rPr>
          <m:t>repost</m:t>
        </m:r>
        <m:r>
          <m:rPr>
            <m:nor/>
            <m:sty m:val="p"/>
          </m:rPr>
          <w:rPr>
            <w:rFonts w:ascii="Times New Roman" w:hAnsi="Times New Roman" w:cs="Times New Roman"/>
            <w:b w:val="0"/>
            <w:i w:val="0"/>
            <w:sz w:val="24"/>
          </w:rPr>
          <m:t>]</m:t>
        </m:r>
      </m:oMath>
      <w:r>
        <w:rPr>
          <w:rFonts w:ascii="Times New Roman" w:hAnsi="Times New Roman" w:cs="Times New Roman"/>
          <w:sz w:val="24"/>
        </w:rPr>
        <w:t xml:space="preserve">represents the number of users who forward rumor </w:t>
      </w:r>
      <w:r>
        <w:rPr>
          <w:rStyle w:val="21"/>
          <w:rFonts w:eastAsia="宋体"/>
          <w:color w:val="auto"/>
          <w:sz w:val="24"/>
          <w:szCs w:val="24"/>
          <w:lang w:bidi="ar"/>
        </w:rPr>
        <w:t xml:space="preserve">microblogs, </w:t>
      </w:r>
      <m:oMath>
        <m:r>
          <m:rPr>
            <m:nor/>
            <m:sty m:val="p"/>
          </m:rPr>
          <w:rPr>
            <w:rFonts w:ascii="Times New Roman" w:hAnsi="Times New Roman" w:cs="Times New Roman"/>
            <w:b w:val="0"/>
            <w:i w:val="0"/>
            <w:sz w:val="24"/>
          </w:rPr>
          <m:t>Num[</m:t>
        </m:r>
        <m:r>
          <m:rPr>
            <m:nor/>
          </m:rPr>
          <w:rPr>
            <w:rFonts w:ascii="Times New Roman" w:hAnsi="Times New Roman" w:cs="Times New Roman"/>
            <w:i/>
            <w:sz w:val="24"/>
          </w:rPr>
          <m:t>commment</m:t>
        </m:r>
        <m:r>
          <m:rPr>
            <m:nor/>
            <m:sty m:val="p"/>
          </m:rPr>
          <w:rPr>
            <w:rFonts w:ascii="Times New Roman" w:hAnsi="Times New Roman" w:cs="Times New Roman"/>
            <w:b w:val="0"/>
            <w:i w:val="0"/>
            <w:sz w:val="24"/>
          </w:rPr>
          <m:t>]</m:t>
        </m:r>
      </m:oMath>
      <w:bookmarkStart w:id="26" w:name="OLE_LINK125"/>
      <w:r>
        <w:rPr>
          <w:rFonts w:ascii="Times New Roman" w:hAnsi="Times New Roman" w:cs="Times New Roman"/>
          <w:sz w:val="24"/>
        </w:rPr>
        <w:t>signifies the number</w:t>
      </w:r>
      <w:bookmarkEnd w:id="26"/>
      <w:r>
        <w:rPr>
          <w:rFonts w:ascii="Times New Roman" w:hAnsi="Times New Roman" w:cs="Times New Roman"/>
          <w:sz w:val="24"/>
        </w:rPr>
        <w:t xml:space="preserve"> of comments endorsing rumor</w:t>
      </w:r>
      <w:r>
        <w:rPr>
          <w:rFonts w:ascii="Times New Roman" w:hAnsi="Times New Roman" w:eastAsia="宋体" w:cs="Times New Roman"/>
          <w:sz w:val="24"/>
        </w:rPr>
        <w:t>s</w:t>
      </w:r>
      <w:r>
        <w:rPr>
          <w:rFonts w:ascii="Times New Roman" w:hAnsi="Times New Roman" w:cs="Times New Roman"/>
          <w:sz w:val="24"/>
        </w:rPr>
        <w:t xml:space="preserve">, </w:t>
      </w:r>
      <w:r>
        <w:rPr>
          <w:rFonts w:ascii="Times New Roman" w:hAnsi="Times New Roman" w:eastAsia="宋体" w:cs="Times New Roman"/>
          <w:sz w:val="24"/>
        </w:rPr>
        <w:t xml:space="preserve">and </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like</m:t>
        </m:r>
        <m:r>
          <m:rPr>
            <m:nor/>
            <m:sty m:val="p"/>
          </m:rPr>
          <w:rPr>
            <w:rFonts w:ascii="Times New Roman" w:hAnsi="Times New Roman" w:cs="Times New Roman"/>
            <w:b w:val="0"/>
            <w:i w:val="0"/>
            <w:sz w:val="24"/>
          </w:rPr>
          <m:t>]</m:t>
        </m:r>
      </m:oMath>
      <w:r>
        <w:rPr>
          <w:rFonts w:ascii="Times New Roman" w:hAnsi="Times New Roman" w:cs="Times New Roman"/>
          <w:sz w:val="24"/>
        </w:rPr>
        <w:t xml:space="preserve">indicates the number of users who like rumor </w:t>
      </w:r>
      <w:r>
        <w:rPr>
          <w:rStyle w:val="21"/>
          <w:rFonts w:eastAsia="宋体"/>
          <w:color w:val="auto"/>
          <w:sz w:val="24"/>
          <w:szCs w:val="24"/>
          <w:lang w:bidi="ar"/>
        </w:rPr>
        <w:t>microblogs.</w:t>
      </w:r>
      <w:r>
        <w:rPr>
          <w:rStyle w:val="21"/>
          <w:rFonts w:hint="eastAsia" w:eastAsia="宋体"/>
          <w:color w:val="auto"/>
          <w:sz w:val="24"/>
          <w:szCs w:val="24"/>
          <w:lang w:bidi="ar"/>
        </w:rPr>
        <w:t xml:space="preserve"> </w:t>
      </w:r>
      <w:r>
        <w:rPr>
          <w:rFonts w:ascii="Times New Roman" w:hAnsi="Times New Roman" w:eastAsia="宋体" w:cs="Times New Roman"/>
          <w:sz w:val="24"/>
        </w:rPr>
        <w:t>∣·∣denotes set cardinality. Using the union of these three sets in the denominator avoids duplicate counting of users who performed multiple engagement behaviors.</w:t>
      </w:r>
    </w:p>
    <w:p w14:paraId="0E8D6972">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typical rumor spread pattern follows a sequence of primary, secondary, and multiple spread. </w:t>
      </w:r>
      <w:bookmarkStart w:id="27" w:name="_Hlk167796538"/>
      <w:r>
        <w:rPr>
          <w:rFonts w:ascii="Times New Roman" w:hAnsi="Times New Roman" w:cs="Times New Roman"/>
          <w:sz w:val="24"/>
        </w:rPr>
        <w:t xml:space="preserve">To simplify the model and facilitate </w:t>
      </w:r>
      <w:r>
        <w:rPr>
          <w:rFonts w:ascii="Times New Roman" w:hAnsi="Times New Roman" w:eastAsia="宋体" w:cs="Times New Roman"/>
          <w:sz w:val="24"/>
        </w:rPr>
        <w:t xml:space="preserve">the calculations, we define </w:t>
      </w:r>
      <w:r>
        <w:rPr>
          <w:rFonts w:ascii="Times New Roman" w:hAnsi="Times New Roman" w:cs="Times New Roman"/>
          <w:sz w:val="24"/>
        </w:rPr>
        <w:t>the dissemination range of rumors (</w:t>
      </w:r>
      <w:r>
        <w:rPr>
          <w:rFonts w:hint="eastAsia" w:ascii="Times New Roman" w:hAnsi="Times New Roman" w:cs="Times New Roman"/>
          <w:i/>
          <w:iCs/>
          <w:sz w:val="24"/>
        </w:rPr>
        <w:t>PR</w:t>
      </w:r>
      <w:r>
        <w:rPr>
          <w:rFonts w:ascii="Times New Roman" w:hAnsi="Times New Roman" w:cs="Times New Roman"/>
          <w:sz w:val="24"/>
        </w:rPr>
        <w:t xml:space="preserve">) as the sum of </w:t>
      </w:r>
      <w:r>
        <w:rPr>
          <w:rFonts w:ascii="Times New Roman" w:hAnsi="Times New Roman" w:eastAsia="宋体" w:cs="Times New Roman"/>
          <w:sz w:val="24"/>
        </w:rPr>
        <w:t xml:space="preserve">the primary </w:t>
      </w:r>
      <w:r>
        <w:rPr>
          <w:rFonts w:ascii="Times New Roman" w:hAnsi="Times New Roman" w:cs="Times New Roman"/>
          <w:sz w:val="24"/>
        </w:rPr>
        <w:t>and secondary spreaders</w:t>
      </w:r>
      <w:bookmarkEnd w:id="27"/>
      <w:r>
        <w:rPr>
          <w:rFonts w:ascii="Times New Roman" w:hAnsi="Times New Roman" w:cs="Times New Roman"/>
          <w:sz w:val="24"/>
        </w:rPr>
        <w:t xml:space="preserve">. The number of primary disseminators corresponds to the number of followers of the </w:t>
      </w:r>
      <w:r>
        <w:rPr>
          <w:rFonts w:hint="eastAsia" w:ascii="Times New Roman" w:hAnsi="Times New Roman" w:cs="Times New Roman"/>
          <w:sz w:val="24"/>
        </w:rPr>
        <w:t>rumor</w:t>
      </w:r>
      <w:r>
        <w:rPr>
          <w:rFonts w:ascii="Times New Roman" w:hAnsi="Times New Roman" w:cs="Times New Roman"/>
          <w:sz w:val="24"/>
        </w:rPr>
        <w:t xml:space="preserve"> blog</w:t>
      </w:r>
      <w:r>
        <w:rPr>
          <w:rFonts w:hint="eastAsia" w:ascii="Times New Roman" w:hAnsi="Times New Roman" w:cs="Times New Roman"/>
          <w:sz w:val="24"/>
        </w:rPr>
        <w:t xml:space="preserve">s </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fan</m:t>
        </m:r>
        <m:r>
          <m:rPr>
            <m:nor/>
            <m:sty m:val="p"/>
          </m:rPr>
          <w:rPr>
            <w:rFonts w:ascii="Times New Roman" w:hAnsi="Times New Roman" w:cs="Times New Roman"/>
            <w:b w:val="0"/>
            <w:i w:val="0"/>
            <w:sz w:val="24"/>
          </w:rPr>
          <m:t>]</m:t>
        </m:r>
      </m:oMath>
      <w:r>
        <w:rPr>
          <w:rFonts w:ascii="Times New Roman" w:hAnsi="Times New Roman" w:cs="Times New Roman"/>
          <w:sz w:val="24"/>
        </w:rPr>
        <w:t>, whereas the number of secondary disseminators represents the cumulative number of followers among fans of the blog</w:t>
      </w:r>
      <w:r>
        <w:rPr>
          <w:rFonts w:hint="eastAsia" w:ascii="Times New Roman" w:hAnsi="Times New Roman" w:cs="Times New Roman"/>
          <w:sz w:val="24"/>
        </w:rPr>
        <w:t xml:space="preserve"> </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ffan</m:t>
        </m:r>
        <m:r>
          <m:rPr>
            <m:nor/>
            <m:sty m:val="p"/>
          </m:rPr>
          <w:rPr>
            <w:rFonts w:ascii="Times New Roman" w:hAnsi="Times New Roman" w:cs="Times New Roman"/>
            <w:b w:val="0"/>
            <w:i w:val="0"/>
            <w:sz w:val="24"/>
          </w:rPr>
          <m:t>]</m:t>
        </m:r>
      </m:oMath>
      <w:r>
        <w:rPr>
          <w:rFonts w:ascii="Times New Roman" w:hAnsi="Times New Roman" w:cs="Times New Roman"/>
          <w:sz w:val="24"/>
        </w:rPr>
        <w:t xml:space="preserve">. The formula is shown in Equation </w:t>
      </w:r>
      <w:r>
        <w:rPr>
          <w:rFonts w:hint="eastAsia" w:ascii="Times New Roman" w:hAnsi="Times New Roman" w:cs="Times New Roman"/>
          <w:sz w:val="24"/>
        </w:rPr>
        <w:t>(</w:t>
      </w:r>
      <w:r>
        <w:rPr>
          <w:rFonts w:ascii="Times New Roman" w:hAnsi="Times New Roman" w:cs="Times New Roman"/>
          <w:sz w:val="24"/>
        </w:rPr>
        <w:t>5</w:t>
      </w:r>
      <w:r>
        <w:rPr>
          <w:rFonts w:hint="eastAsia" w:ascii="Times New Roman" w:hAnsi="Times New Roman" w:cs="Times New Roman"/>
          <w:sz w:val="24"/>
        </w:rPr>
        <w:t>)</w:t>
      </w:r>
      <w:r>
        <w:rPr>
          <w:rFonts w:ascii="Times New Roman" w:hAnsi="Times New Roman" w:cs="Times New Roman"/>
          <w:sz w:val="24"/>
        </w:rPr>
        <w:t>:</w:t>
      </w:r>
    </w:p>
    <w:p w14:paraId="6212EA4B">
      <w:pPr>
        <w:suppressAutoHyphens/>
        <w:kinsoku w:val="0"/>
        <w:overflowPunct w:val="0"/>
        <w:autoSpaceDE w:val="0"/>
        <w:autoSpaceDN w:val="0"/>
        <w:adjustRightInd w:val="0"/>
        <w:snapToGrid w:val="0"/>
        <w:spacing w:line="360" w:lineRule="auto"/>
        <w:jc w:val="center"/>
        <w:rPr>
          <w:rFonts w:ascii="Times New Roman" w:hAnsi="Times New Roman" w:cs="Times New Roman"/>
          <w:b/>
          <w:bCs/>
          <w:position w:val="-10"/>
          <w:sz w:val="24"/>
        </w:rPr>
      </w:pPr>
      <w:r>
        <w:rPr>
          <w:rFonts w:hint="eastAsia" w:ascii="Times New Roman" w:hAnsi="Times New Roman" w:cs="Times New Roman"/>
          <w:b/>
          <w:bCs/>
          <w:position w:val="-10"/>
          <w:sz w:val="24"/>
        </w:rPr>
        <w:t xml:space="preserve">                        </w:t>
      </w:r>
      <w:r>
        <w:rPr>
          <w:rFonts w:hint="eastAsia" w:ascii="Times New Roman" w:hAnsi="Times New Roman" w:cs="Times New Roman"/>
          <w:b/>
          <w:bCs/>
          <w:sz w:val="24"/>
        </w:rPr>
        <w:t xml:space="preserve">  </w:t>
      </w:r>
      <m:oMath>
        <m:r>
          <m:rPr>
            <m:nor/>
          </m:rPr>
          <w:rPr>
            <w:rFonts w:ascii="Times New Roman" w:hAnsi="Times New Roman" w:cs="Times New Roman"/>
            <w:i/>
            <w:sz w:val="24"/>
          </w:rPr>
          <m:t>PR</m:t>
        </m:r>
        <m:r>
          <m:rPr>
            <m:nor/>
            <m:sty m:val="p"/>
          </m:rPr>
          <w:rPr>
            <w:rFonts w:ascii="Times New Roman" w:hAnsi="Times New Roman" w:cs="Times New Roman"/>
            <w:b w:val="0"/>
            <w:i w:val="0"/>
            <w:sz w:val="24"/>
          </w:rPr>
          <m:t>=</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fan</m:t>
        </m:r>
        <m:r>
          <m:rPr>
            <m:nor/>
            <m:sty m:val="p"/>
          </m:rPr>
          <w:rPr>
            <w:rFonts w:ascii="Times New Roman" w:hAnsi="Times New Roman" w:cs="Times New Roman"/>
            <w:b w:val="0"/>
            <w:i w:val="0"/>
            <w:sz w:val="24"/>
          </w:rPr>
          <m:t>]+</m:t>
        </m:r>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ffan</m:t>
        </m:r>
        <m:r>
          <m:rPr>
            <m:nor/>
            <m:sty m:val="p"/>
          </m:rPr>
          <w:rPr>
            <w:rFonts w:ascii="Times New Roman" w:hAnsi="Times New Roman" w:cs="Times New Roman"/>
            <w:b w:val="0"/>
            <w:i w:val="0"/>
            <w:sz w:val="24"/>
          </w:rPr>
          <m:t>]</m:t>
        </m:r>
      </m:oMath>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hint="eastAsia" w:ascii="Times New Roman" w:hAnsi="Times New Roman" w:cs="Times New Roman"/>
          <w:b/>
          <w:bCs/>
          <w:sz w:val="24"/>
        </w:rPr>
        <w:t xml:space="preserve">        </w:t>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position w:val="-10"/>
          <w:sz w:val="24"/>
        </w:rPr>
        <w:t xml:space="preserve"> </w:t>
      </w:r>
      <w:r>
        <w:rPr>
          <w:rFonts w:ascii="Times New Roman" w:hAnsi="Times New Roman" w:cs="Times New Roman"/>
          <w:sz w:val="24"/>
          <w:lang w:bidi="ar"/>
        </w:rPr>
        <w:t>(5)</w:t>
      </w:r>
    </w:p>
    <w:p w14:paraId="0AB31BB6">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When the public expresses trust in rumors, users who believe in rumors tend to actively engage by posting affirmative comments or forwarding rumors, such as by using Weibo, which leaves text in the comment area. Conversely, users who do not believe rumors are less likely to express dissent through negative comments in the comment area. Furthermore, acquiring authentic data regarding users’ internal attitudes toward rumors poses challenges, as some individuals refrain from commenting or reposting</w:t>
      </w:r>
      <w:r>
        <w:rPr>
          <w:rFonts w:ascii="Times New Roman" w:hAnsi="Times New Roman" w:eastAsia="宋体" w:cs="Times New Roman"/>
          <w:sz w:val="24"/>
        </w:rPr>
        <w:t xml:space="preserve"> regardless of whether they agree with the circulated information.</w:t>
      </w:r>
      <w:r>
        <w:rPr>
          <w:rFonts w:ascii="Times New Roman" w:hAnsi="Times New Roman" w:cs="Times New Roman"/>
          <w:sz w:val="24"/>
        </w:rPr>
        <w:t xml:space="preserve"> </w:t>
      </w:r>
      <w:bookmarkStart w:id="28" w:name="OLE_LINK107"/>
      <w:r>
        <w:rPr>
          <w:rFonts w:ascii="Times New Roman" w:hAnsi="Times New Roman" w:cs="Times New Roman"/>
          <w:sz w:val="24"/>
        </w:rPr>
        <w:t xml:space="preserve">Therefore, </w:t>
      </w:r>
      <w:r>
        <w:rPr>
          <w:rFonts w:hint="eastAsia" w:ascii="Times New Roman" w:hAnsi="Times New Roman" w:cs="Times New Roman"/>
          <w:sz w:val="24"/>
        </w:rPr>
        <w:t xml:space="preserve">this study used </w:t>
      </w:r>
      <w:bookmarkStart w:id="29" w:name="OLE_LINK34"/>
      <w:r>
        <w:rPr>
          <w:rFonts w:hint="eastAsia" w:ascii="Times New Roman" w:hAnsi="Times New Roman" w:cs="Times New Roman"/>
          <w:sz w:val="24"/>
        </w:rPr>
        <w:t xml:space="preserve">the </w:t>
      </w:r>
      <w:r>
        <w:rPr>
          <w:rFonts w:ascii="Times New Roman" w:hAnsi="Times New Roman" w:cs="Times New Roman"/>
          <w:sz w:val="24"/>
        </w:rPr>
        <w:t>trust</w:t>
      </w:r>
      <w:r>
        <w:rPr>
          <w:rFonts w:hint="eastAsia" w:ascii="Times New Roman" w:hAnsi="Times New Roman" w:cs="Times New Roman"/>
          <w:sz w:val="24"/>
        </w:rPr>
        <w:t xml:space="preserve"> rate of the comment section</w:t>
      </w:r>
      <w:bookmarkEnd w:id="29"/>
      <w:r>
        <w:rPr>
          <w:rFonts w:hint="eastAsia" w:ascii="Times New Roman" w:hAnsi="Times New Roman" w:cs="Times New Roman"/>
          <w:sz w:val="24"/>
        </w:rPr>
        <w:t xml:space="preserve"> as the overall </w:t>
      </w:r>
      <w:r>
        <w:rPr>
          <w:rFonts w:ascii="Times New Roman" w:hAnsi="Times New Roman" w:cs="Times New Roman"/>
          <w:sz w:val="24"/>
        </w:rPr>
        <w:t>trust</w:t>
      </w:r>
      <w:r>
        <w:rPr>
          <w:rFonts w:hint="eastAsia" w:ascii="Times New Roman" w:hAnsi="Times New Roman" w:cs="Times New Roman"/>
          <w:sz w:val="24"/>
        </w:rPr>
        <w:t xml:space="preserve"> rate for the rumor</w:t>
      </w:r>
      <w:r>
        <w:rPr>
          <w:rFonts w:ascii="Times New Roman" w:hAnsi="Times New Roman" w:cs="Times New Roman"/>
          <w:sz w:val="24"/>
        </w:rPr>
        <w:t xml:space="preserve">. </w:t>
      </w:r>
      <w:bookmarkEnd w:id="28"/>
      <w:r>
        <w:rPr>
          <w:rFonts w:hint="eastAsia" w:ascii="Times New Roman" w:hAnsi="Times New Roman" w:cs="Times New Roman"/>
          <w:sz w:val="24"/>
        </w:rPr>
        <w:t>Based on this, leveraging the manually annotated attitudes (supportive, negative</w:t>
      </w:r>
      <w:r>
        <w:rPr>
          <w:rFonts w:ascii="Times New Roman" w:hAnsi="Times New Roman" w:cs="Times New Roman"/>
          <w:sz w:val="24"/>
        </w:rPr>
        <w:t>,</w:t>
      </w:r>
      <w:r>
        <w:rPr>
          <w:rFonts w:hint="eastAsia" w:ascii="Times New Roman" w:hAnsi="Times New Roman" w:cs="Times New Roman"/>
          <w:sz w:val="24"/>
        </w:rPr>
        <w:t xml:space="preserve"> or neutral) of users</w:t>
      </w:r>
      <w:r>
        <w:rPr>
          <w:rFonts w:ascii="Times New Roman" w:hAnsi="Times New Roman" w:cs="Times New Roman"/>
          <w:sz w:val="24"/>
        </w:rPr>
        <w:t>’</w:t>
      </w:r>
      <w:r>
        <w:rPr>
          <w:rFonts w:hint="eastAsia" w:ascii="Times New Roman" w:hAnsi="Times New Roman" w:cs="Times New Roman"/>
          <w:sz w:val="24"/>
        </w:rPr>
        <w:t xml:space="preserve"> comments, t</w:t>
      </w:r>
      <w:r>
        <w:rPr>
          <w:rFonts w:ascii="Times New Roman" w:hAnsi="Times New Roman" w:cs="Times New Roman"/>
          <w:sz w:val="24"/>
        </w:rPr>
        <w:t xml:space="preserve">he probability of public </w:t>
      </w:r>
      <w:bookmarkStart w:id="30" w:name="OLE_LINK60"/>
      <w:r>
        <w:rPr>
          <w:rFonts w:ascii="Times New Roman" w:hAnsi="Times New Roman" w:cs="Times New Roman"/>
          <w:sz w:val="24"/>
        </w:rPr>
        <w:t>trust</w:t>
      </w:r>
      <w:bookmarkEnd w:id="30"/>
      <w:r>
        <w:rPr>
          <w:rFonts w:ascii="Times New Roman" w:hAnsi="Times New Roman" w:cs="Times New Roman"/>
          <w:sz w:val="24"/>
        </w:rPr>
        <w:t xml:space="preserve"> in rumors (</w:t>
      </w:r>
      <w:r>
        <w:rPr>
          <w:rFonts w:hint="eastAsia" w:ascii="Times New Roman" w:hAnsi="Times New Roman" w:cs="Times New Roman"/>
          <w:i/>
          <w:iCs/>
          <w:sz w:val="24"/>
        </w:rPr>
        <w:t>PB</w:t>
      </w:r>
      <w:r>
        <w:rPr>
          <w:rFonts w:ascii="Times New Roman" w:hAnsi="Times New Roman" w:cs="Times New Roman"/>
          <w:sz w:val="24"/>
        </w:rPr>
        <w:t>) is defined as the ratio of the total number of comments (including reposts) that agree with rumor</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supportive</m:t>
        </m:r>
        <m:r>
          <m:rPr>
            <m:nor/>
            <m:sty m:val="p"/>
          </m:rPr>
          <w:rPr>
            <w:rFonts w:ascii="Times New Roman" w:hAnsi="Times New Roman" w:cs="Times New Roman"/>
            <w:b w:val="0"/>
            <w:i w:val="0"/>
            <w:sz w:val="24"/>
          </w:rPr>
          <m:t>]</m:t>
        </m:r>
      </m:oMath>
      <w:r>
        <w:rPr>
          <w:rFonts w:ascii="Times New Roman" w:hAnsi="Times New Roman" w:cs="Times New Roman"/>
          <w:sz w:val="24"/>
        </w:rPr>
        <w:t>to the overall number of comments</w:t>
      </w:r>
      <m:oMath>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all</m:t>
        </m:r>
        <m:r>
          <m:rPr>
            <m:nor/>
            <m:sty m:val="p"/>
          </m:rPr>
          <w:rPr>
            <w:rFonts w:ascii="Times New Roman" w:hAnsi="Times New Roman" w:cs="Times New Roman"/>
            <w:b w:val="0"/>
            <w:i w:val="0"/>
            <w:sz w:val="24"/>
          </w:rPr>
          <m:t>]</m:t>
        </m:r>
      </m:oMath>
      <w:r>
        <w:rPr>
          <w:rFonts w:ascii="Times New Roman" w:hAnsi="Times New Roman" w:cs="Times New Roman"/>
          <w:sz w:val="24"/>
        </w:rPr>
        <w:t xml:space="preserve">, as shown in Equation </w:t>
      </w:r>
      <w:r>
        <w:rPr>
          <w:rFonts w:hint="eastAsia" w:ascii="Times New Roman" w:hAnsi="Times New Roman" w:cs="Times New Roman"/>
          <w:sz w:val="24"/>
        </w:rPr>
        <w:t>(</w:t>
      </w:r>
      <w:r>
        <w:rPr>
          <w:rFonts w:ascii="Times New Roman" w:hAnsi="Times New Roman" w:cs="Times New Roman"/>
          <w:sz w:val="24"/>
        </w:rPr>
        <w:t>6</w:t>
      </w:r>
      <w:r>
        <w:rPr>
          <w:rFonts w:hint="eastAsia" w:ascii="Times New Roman" w:hAnsi="Times New Roman" w:cs="Times New Roman"/>
          <w:sz w:val="24"/>
        </w:rPr>
        <w:t>)</w:t>
      </w:r>
      <w:r>
        <w:rPr>
          <w:rFonts w:ascii="Times New Roman" w:hAnsi="Times New Roman" w:cs="Times New Roman"/>
          <w:sz w:val="24"/>
        </w:rPr>
        <w:t>.</w:t>
      </w:r>
    </w:p>
    <w:p w14:paraId="143ACE24">
      <w:pPr>
        <w:suppressAutoHyphens/>
        <w:kinsoku w:val="0"/>
        <w:overflowPunct w:val="0"/>
        <w:autoSpaceDE w:val="0"/>
        <w:autoSpaceDN w:val="0"/>
        <w:adjustRightInd w:val="0"/>
        <w:snapToGrid w:val="0"/>
        <w:spacing w:line="360" w:lineRule="auto"/>
        <w:jc w:val="center"/>
        <w:rPr>
          <w:rFonts w:ascii="Times New Roman" w:hAnsi="Times New Roman" w:cs="Times New Roman"/>
          <w:position w:val="-28"/>
          <w:sz w:val="24"/>
        </w:rPr>
      </w:pPr>
      <w:r>
        <w:rPr>
          <w:rFonts w:hint="eastAsia" w:ascii="Times New Roman" w:hAnsi="Times New Roman" w:cs="Times New Roman"/>
          <w:position w:val="-28"/>
          <w:sz w:val="24"/>
        </w:rPr>
        <w:t xml:space="preserve">                               </w:t>
      </w:r>
      <w:r>
        <w:rPr>
          <w:rFonts w:ascii="Times New Roman" w:hAnsi="Times New Roman" w:cs="Times New Roman"/>
          <w:b/>
          <w:bCs/>
          <w:position w:val="-10"/>
          <w:sz w:val="24"/>
        </w:rPr>
        <w:tab/>
      </w:r>
      <m:oMath>
        <m:r>
          <m:rPr>
            <m:nor/>
          </m:rPr>
          <w:rPr>
            <w:rFonts w:ascii="Times New Roman" w:hAnsi="Times New Roman" w:cs="Times New Roman"/>
            <w:i/>
            <w:sz w:val="24"/>
          </w:rPr>
          <m:t>PB</m:t>
        </m:r>
        <m:r>
          <m:rPr>
            <m:nor/>
            <m:sty m:val="p"/>
          </m:rPr>
          <w:rPr>
            <w:rFonts w:ascii="Times New Roman" w:hAnsi="Times New Roman" w:cs="Times New Roman"/>
            <w:b w:val="0"/>
            <w:i w:val="0"/>
            <w:sz w:val="24"/>
          </w:rPr>
          <m:t>=</m:t>
        </m:r>
        <m:f>
          <m:fPr>
            <m:ctrlPr>
              <w:rPr>
                <w:rFonts w:ascii="Cambria Math" w:hAnsi="Cambria Math" w:cs="Times New Roman"/>
                <w:sz w:val="24"/>
              </w:rPr>
            </m:ctrlPr>
          </m:fPr>
          <m:num>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supportive</m:t>
            </m:r>
            <m:r>
              <m:rPr>
                <m:nor/>
                <m:sty m:val="p"/>
              </m:rPr>
              <w:rPr>
                <w:rFonts w:ascii="Times New Roman" w:hAnsi="Times New Roman" w:cs="Times New Roman"/>
                <w:b w:val="0"/>
                <w:i w:val="0"/>
                <w:sz w:val="24"/>
              </w:rPr>
              <m:t>]</m:t>
            </m:r>
            <m:ctrlPr>
              <w:rPr>
                <w:rFonts w:ascii="Cambria Math" w:hAnsi="Cambria Math" w:cs="Times New Roman"/>
                <w:sz w:val="24"/>
              </w:rPr>
            </m:ctrlPr>
          </m:num>
          <m:den>
            <m:r>
              <m:rPr>
                <m:nor/>
              </m:rPr>
              <w:rPr>
                <w:rFonts w:ascii="Times New Roman" w:hAnsi="Times New Roman" w:cs="Times New Roman"/>
                <w:i/>
                <w:sz w:val="24"/>
              </w:rPr>
              <m:t>Num</m:t>
            </m:r>
            <m:r>
              <m:rPr>
                <m:nor/>
                <m:sty m:val="p"/>
              </m:rPr>
              <w:rPr>
                <w:rFonts w:ascii="Times New Roman" w:hAnsi="Times New Roman" w:cs="Times New Roman"/>
                <w:b w:val="0"/>
                <w:i w:val="0"/>
                <w:sz w:val="24"/>
              </w:rPr>
              <m:t>[</m:t>
            </m:r>
            <m:r>
              <m:rPr>
                <m:nor/>
              </m:rPr>
              <w:rPr>
                <w:rFonts w:ascii="Times New Roman" w:hAnsi="Times New Roman" w:cs="Times New Roman"/>
                <w:i/>
                <w:sz w:val="24"/>
              </w:rPr>
              <m:t>all</m:t>
            </m:r>
            <m:r>
              <m:rPr>
                <m:nor/>
                <m:sty m:val="p"/>
              </m:rPr>
              <w:rPr>
                <w:rFonts w:ascii="Times New Roman" w:hAnsi="Times New Roman" w:cs="Times New Roman"/>
                <w:b w:val="0"/>
                <w:i w:val="0"/>
                <w:sz w:val="24"/>
              </w:rPr>
              <m:t>]</m:t>
            </m:r>
            <m:ctrlPr>
              <w:rPr>
                <w:rFonts w:ascii="Cambria Math" w:hAnsi="Cambria Math" w:cs="Times New Roman"/>
                <w:sz w:val="24"/>
              </w:rPr>
            </m:ctrlPr>
          </m:den>
        </m:f>
      </m:oMath>
      <w:r>
        <w:rPr>
          <w:rFonts w:ascii="Times New Roman" w:hAnsi="Times New Roman" w:cs="Times New Roman"/>
          <w:b/>
          <w:bCs/>
          <w:position w:val="-10"/>
          <w:sz w:val="24"/>
        </w:rPr>
        <w:tab/>
      </w:r>
      <w:r>
        <w:rPr>
          <w:rFonts w:ascii="Times New Roman" w:hAnsi="Times New Roman" w:cs="Times New Roman"/>
          <w:b/>
          <w:bCs/>
          <w:position w:val="-10"/>
          <w:sz w:val="24"/>
        </w:rPr>
        <w:tab/>
      </w:r>
      <w:r>
        <w:rPr>
          <w:rFonts w:ascii="Times New Roman" w:hAnsi="Times New Roman" w:cs="Times New Roman"/>
          <w:b/>
          <w:bCs/>
          <w:position w:val="-10"/>
          <w:sz w:val="24"/>
        </w:rPr>
        <w:tab/>
      </w:r>
      <w:r>
        <w:rPr>
          <w:rFonts w:ascii="Times New Roman" w:hAnsi="Times New Roman" w:cs="Times New Roman"/>
          <w:b/>
          <w:bCs/>
          <w:position w:val="-10"/>
          <w:sz w:val="24"/>
        </w:rPr>
        <w:tab/>
      </w:r>
      <w:r>
        <w:rPr>
          <w:rFonts w:ascii="Times New Roman" w:hAnsi="Times New Roman" w:cs="Times New Roman"/>
          <w:b/>
          <w:bCs/>
          <w:position w:val="-10"/>
          <w:sz w:val="24"/>
        </w:rPr>
        <w:tab/>
      </w:r>
      <w:r>
        <w:rPr>
          <w:rFonts w:hint="eastAsia" w:ascii="Times New Roman" w:hAnsi="Times New Roman" w:cs="Times New Roman"/>
          <w:b/>
          <w:bCs/>
          <w:position w:val="-10"/>
          <w:sz w:val="24"/>
        </w:rPr>
        <w:t xml:space="preserve">     </w:t>
      </w:r>
      <w:r>
        <w:rPr>
          <w:rFonts w:ascii="Times New Roman" w:hAnsi="Times New Roman" w:cs="Times New Roman"/>
          <w:b/>
          <w:bCs/>
          <w:position w:val="-10"/>
          <w:sz w:val="24"/>
        </w:rPr>
        <w:tab/>
      </w:r>
      <w:r>
        <w:rPr>
          <w:rFonts w:hint="eastAsia" w:ascii="Times New Roman" w:hAnsi="Times New Roman" w:cs="Times New Roman"/>
          <w:b/>
          <w:bCs/>
          <w:position w:val="-10"/>
          <w:sz w:val="24"/>
        </w:rPr>
        <w:t xml:space="preserve"> </w:t>
      </w:r>
      <w:r>
        <w:rPr>
          <w:rFonts w:ascii="Times New Roman" w:hAnsi="Times New Roman" w:cs="Times New Roman"/>
          <w:b/>
          <w:bCs/>
          <w:position w:val="-10"/>
          <w:sz w:val="24"/>
        </w:rPr>
        <w:tab/>
      </w:r>
      <w:r>
        <w:rPr>
          <w:rFonts w:ascii="Times New Roman" w:hAnsi="Times New Roman" w:cs="Times New Roman"/>
          <w:sz w:val="24"/>
          <w:lang w:bidi="ar"/>
        </w:rPr>
        <w:t>(6)</w:t>
      </w:r>
      <w:r>
        <w:rPr>
          <w:rFonts w:ascii="Times New Roman" w:hAnsi="Times New Roman" w:cs="Times New Roman"/>
          <w:position w:val="-28"/>
          <w:sz w:val="24"/>
        </w:rPr>
        <w:t xml:space="preserve"> </w:t>
      </w:r>
    </w:p>
    <w:p w14:paraId="2F02F752">
      <w:pPr>
        <w:tabs>
          <w:tab w:val="left" w:pos="6058"/>
        </w:tabs>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To investigate public willingness to forward the government’s rumor-refuting microblogs (</w:t>
      </w:r>
      <w:r>
        <w:rPr>
          <w:rFonts w:hint="eastAsia" w:ascii="Times New Roman" w:hAnsi="Times New Roman" w:cs="Times New Roman"/>
          <w:i/>
          <w:iCs/>
          <w:sz w:val="24"/>
        </w:rPr>
        <w:t>RF</w:t>
      </w:r>
      <w:r>
        <w:rPr>
          <w:rFonts w:ascii="Times New Roman" w:hAnsi="Times New Roman" w:cs="Times New Roman"/>
          <w:sz w:val="24"/>
        </w:rPr>
        <w:t xml:space="preserve">), we distributed </w:t>
      </w:r>
      <w:r>
        <w:rPr>
          <w:rFonts w:hint="eastAsia" w:ascii="Times New Roman" w:hAnsi="Times New Roman" w:cs="Times New Roman"/>
          <w:sz w:val="24"/>
        </w:rPr>
        <w:t>3</w:t>
      </w:r>
      <w:r>
        <w:rPr>
          <w:rFonts w:ascii="Times New Roman" w:hAnsi="Times New Roman" w:cs="Times New Roman"/>
          <w:sz w:val="24"/>
        </w:rPr>
        <w:t xml:space="preserve">00 questionnaires and collected </w:t>
      </w:r>
      <w:r>
        <w:rPr>
          <w:rFonts w:hint="eastAsia" w:ascii="Times New Roman" w:hAnsi="Times New Roman" w:cs="Times New Roman"/>
          <w:sz w:val="24"/>
        </w:rPr>
        <w:t>265</w:t>
      </w:r>
      <w:r>
        <w:rPr>
          <w:rFonts w:ascii="Times New Roman" w:hAnsi="Times New Roman" w:cs="Times New Roman"/>
          <w:sz w:val="24"/>
        </w:rPr>
        <w:t xml:space="preserve"> valid responses. The statistical analysis revealed a 60% probability of users </w:t>
      </w:r>
      <w:r>
        <w:rPr>
          <w:rFonts w:ascii="Times New Roman" w:hAnsi="Times New Roman" w:eastAsia="宋体" w:cs="Times New Roman"/>
          <w:sz w:val="24"/>
        </w:rPr>
        <w:t xml:space="preserve">being willing to forward </w:t>
      </w:r>
      <w:r>
        <w:rPr>
          <w:rFonts w:ascii="Times New Roman" w:hAnsi="Times New Roman" w:cs="Times New Roman"/>
          <w:sz w:val="24"/>
        </w:rPr>
        <w:t>rumor-refuting news regarding major public opinion.</w:t>
      </w:r>
    </w:p>
    <w:p w14:paraId="1FD6E021">
      <w:pPr>
        <w:suppressAutoHyphens/>
        <w:kinsoku w:val="0"/>
        <w:overflowPunct w:val="0"/>
        <w:autoSpaceDE w:val="0"/>
        <w:autoSpaceDN w:val="0"/>
        <w:adjustRightInd w:val="0"/>
        <w:snapToGrid w:val="0"/>
        <w:spacing w:line="360" w:lineRule="auto"/>
        <w:ind w:firstLine="480" w:firstLineChars="200"/>
        <w:jc w:val="left"/>
        <w:rPr>
          <w:rFonts w:ascii="Times New Roman" w:hAnsi="Times New Roman" w:cs="Times New Roman"/>
          <w:sz w:val="24"/>
        </w:rPr>
      </w:pPr>
      <w:r>
        <w:rPr>
          <w:rFonts w:ascii="Times New Roman" w:hAnsi="Times New Roman" w:cs="Times New Roman"/>
          <w:sz w:val="24"/>
        </w:rPr>
        <w:t>To sum</w:t>
      </w:r>
      <w:r>
        <w:rPr>
          <w:rFonts w:hint="eastAsia" w:ascii="Times New Roman" w:hAnsi="Times New Roman" w:cs="Times New Roman"/>
          <w:sz w:val="24"/>
        </w:rPr>
        <w:t>marize</w:t>
      </w:r>
      <w:r>
        <w:rPr>
          <w:rFonts w:ascii="Times New Roman" w:hAnsi="Times New Roman" w:cs="Times New Roman"/>
          <w:sz w:val="24"/>
        </w:rPr>
        <w:t xml:space="preserve">, after analyzing the characteristics of rumor sources and </w:t>
      </w:r>
      <w:r>
        <w:rPr>
          <w:rFonts w:hint="eastAsia" w:ascii="Times New Roman" w:hAnsi="Times New Roman" w:cs="Times New Roman"/>
          <w:sz w:val="24"/>
        </w:rPr>
        <w:t>their recipients</w:t>
      </w:r>
      <w:r>
        <w:rPr>
          <w:rFonts w:ascii="Times New Roman" w:hAnsi="Times New Roman" w:cs="Times New Roman"/>
          <w:sz w:val="24"/>
        </w:rPr>
        <w:t xml:space="preserve">, we further calculated the mean values of these characteristics among 125 major public opinion rumors as </w:t>
      </w:r>
      <w:r>
        <w:rPr>
          <w:rFonts w:hint="eastAsia" w:ascii="Times New Roman" w:hAnsi="Times New Roman" w:cs="Times New Roman"/>
          <w:sz w:val="24"/>
        </w:rPr>
        <w:t xml:space="preserve">initial </w:t>
      </w:r>
      <w:r>
        <w:rPr>
          <w:rFonts w:ascii="Times New Roman" w:hAnsi="Times New Roman" w:cs="Times New Roman"/>
          <w:sz w:val="24"/>
        </w:rPr>
        <w:t>parameters</w:t>
      </w:r>
      <w:r>
        <w:rPr>
          <w:rFonts w:hint="eastAsia" w:ascii="Times New Roman" w:hAnsi="Times New Roman" w:cs="Times New Roman"/>
          <w:sz w:val="24"/>
        </w:rPr>
        <w:t xml:space="preserve"> for</w:t>
      </w:r>
      <w:r>
        <w:rPr>
          <w:rFonts w:ascii="Times New Roman" w:hAnsi="Times New Roman" w:cs="Times New Roman"/>
          <w:sz w:val="24"/>
        </w:rPr>
        <w:t xml:space="preserve"> our simulation model. The specific parameters are </w:t>
      </w:r>
      <w:r>
        <w:rPr>
          <w:rFonts w:hint="eastAsia" w:ascii="Times New Roman" w:hAnsi="Times New Roman" w:cs="Times New Roman"/>
          <w:sz w:val="24"/>
        </w:rPr>
        <w:t>presented</w:t>
      </w:r>
      <w:r>
        <w:rPr>
          <w:rFonts w:ascii="Times New Roman" w:hAnsi="Times New Roman" w:cs="Times New Roman"/>
          <w:sz w:val="24"/>
        </w:rPr>
        <w:t xml:space="preserve"> in Table </w:t>
      </w:r>
      <w:r>
        <w:rPr>
          <w:rFonts w:hint="eastAsia" w:ascii="Times New Roman" w:hAnsi="Times New Roman" w:cs="Times New Roman"/>
          <w:sz w:val="24"/>
        </w:rPr>
        <w:t>1</w:t>
      </w:r>
      <w:r>
        <w:rPr>
          <w:rFonts w:ascii="Times New Roman" w:hAnsi="Times New Roman" w:cs="Times New Roman"/>
          <w:sz w:val="24"/>
        </w:rPr>
        <w:t>.</w:t>
      </w:r>
    </w:p>
    <w:p w14:paraId="11611594">
      <w:pPr>
        <w:tabs>
          <w:tab w:val="left" w:pos="6058"/>
        </w:tabs>
        <w:suppressAutoHyphens/>
        <w:kinsoku w:val="0"/>
        <w:overflowPunct w:val="0"/>
        <w:autoSpaceDE w:val="0"/>
        <w:autoSpaceDN w:val="0"/>
        <w:adjustRightInd w:val="0"/>
        <w:snapToGrid w:val="0"/>
        <w:spacing w:line="360" w:lineRule="auto"/>
        <w:outlineLvl w:val="1"/>
        <w:rPr>
          <w:rFonts w:ascii="Times New Roman" w:hAnsi="Times New Roman" w:cs="Times New Roman"/>
          <w:b/>
          <w:bCs/>
          <w:position w:val="-28"/>
          <w:sz w:val="24"/>
        </w:rPr>
      </w:pPr>
      <w:r>
        <w:rPr>
          <w:rFonts w:hint="eastAsia" w:ascii="Times New Roman" w:hAnsi="Times New Roman" w:cs="Times New Roman"/>
          <w:b/>
          <w:bCs/>
          <w:position w:val="-28"/>
          <w:sz w:val="24"/>
        </w:rPr>
        <w:t>3</w:t>
      </w:r>
      <w:r>
        <w:rPr>
          <w:rFonts w:ascii="Times New Roman" w:hAnsi="Times New Roman" w:cs="Times New Roman"/>
          <w:b/>
          <w:bCs/>
          <w:position w:val="-28"/>
          <w:sz w:val="24"/>
        </w:rPr>
        <w:t>.</w:t>
      </w:r>
      <w:r>
        <w:rPr>
          <w:rFonts w:hint="eastAsia" w:ascii="Times New Roman" w:hAnsi="Times New Roman" w:cs="Times New Roman"/>
          <w:b/>
          <w:bCs/>
          <w:position w:val="-28"/>
          <w:sz w:val="24"/>
        </w:rPr>
        <w:t>2</w:t>
      </w:r>
      <w:r>
        <w:rPr>
          <w:rFonts w:ascii="Times New Roman" w:hAnsi="Times New Roman" w:cs="Times New Roman"/>
          <w:b/>
          <w:bCs/>
          <w:position w:val="-28"/>
          <w:sz w:val="24"/>
        </w:rPr>
        <w:t>. Empirical calibration and simulation design</w:t>
      </w:r>
    </w:p>
    <w:p w14:paraId="54857C19">
      <w:pPr>
        <w:tabs>
          <w:tab w:val="left" w:pos="6058"/>
        </w:tabs>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To operationalize the complexities of rumor governance on digital platforms, ABMS is employed to model the dynamic interactions between rumors and official rebuttals. Unlike traditional econometric approaches, ABMS is uniquely suited to capture the micro-level dynamics of digital platforms, such as user engagement thresholds, algorithmic selective exposure, and rapid information cascades - that dictate how information flows through social networks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{"citationID":"T560TPNu","properties":{"unsorted":false,"formattedCitation":"[31]","plainCitation":"[31]","noteIndex":0},"citationItems":[{"id":1100,"uris":["http://zotero.org/users/11769009/items/XDSC9RDK"],"itemData":{"id":1100,"type":"chapter","abstract":"In this chapter, we introduce the general use of agent-based modeling (ABM) in social science studies and in particular in psychological research. Given that ABM is frequently used in many disciplines in social sciences, as the main research tool or in conjunction with other modeling approaches, it is rather surprising its infrequent use in psychology. There are many reasons for that infrequent use of ABM in psychology, some justified, but others stem from not knowing the potential benefits of applying ABM to psychological research. Thus, we begin by giving a brief overview of ABM and the stages one has to go through to develop and analyze such a model. Then, we present and discuss the general drawbacks of ABM and the ones specific to psychology. Through that discussion, the reader should be able to better assess whether those disadvantages are sufficiently strong for precluding the application of ABM to his/her research. Finally, we end up by stating the benefits of ABM and examining how those advantages may outweigh the potential drawbacks, thus making ABM a valuable tool to consider in psychological research.","container-title":"Trends and Challenges in Cognitive Modeling: An Interdisciplinary Approach Towards Thinking, Memory, and Decision-Making Simulations","DOI":"10.1007/978-3-031-41862-4_2","ISBN":"978-3-031-41862-4","language":"en","page":"7-20","publisher":"Springer International Publishing","publisher-place":"Cham","source":"Springer Link","title":"Use of Agent-Based Modeling (ABM) in Psychological Research","URL":"https://doi.org/10.1007/978-3-031-41862-4_2","author":[{"family":"Canessa","given":"Enrique"},{"family":"Chaigneau","given":"Sergio E."},{"family":"Marchant","given":"Nicolás"}],"editor":[{"family":"Veloz","given":"Tomas"},{"family":"Khrennikov","given":"Andrei"},{"family":"Toni","given":"Bourama"},{"family":"Castillo","given":"Ramón D."}],"accessed":{"date-parts":[["2025",2,19]]},"issued":{"date-parts":[["2023"]]}}}],"schema":"https://github.com/citation-style-language/schema/raw/master/csl-citation.json"}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[31]</w:t>
      </w:r>
      <w:r>
        <w:rPr>
          <w:rFonts w:ascii="Times New Roman" w:hAnsi="Times New Roman" w:cs="Times New Roman"/>
          <w:sz w:val="24"/>
          <w:vertAlign w:val="superscript"/>
        </w:rPr>
        <w:fldChar w:fldCharType="end"/>
      </w:r>
      <w:r>
        <w:rPr>
          <w:rFonts w:hint="eastAsia" w:ascii="Times New Roman" w:hAnsi="Times New Roman" w:cs="Times New Roman"/>
          <w:sz w:val="24"/>
        </w:rPr>
        <w:t>. By representing users as autonomous and heterogeneous agents interacting within a structured digital environment, this approach provides a stylized representation of non-uniform exposure structures on SMPs, including platform-driven rumor cocoons and governmental debunking efforts. This design allows us to examine how group cocooning, targeting capacity, response delay, and government credibility may jointly shape belief updating under controlled simulation conditions. Furthermore, the behavioral parameters of our model, such as rumor influence, user activity, and engagement thresholds, were calibrated using empirical information from 125 real-world Weibo rumor incidents. This calibration helps link the simulated mechanisms of rumor diffusion and belief updating to observed patterns of Chinese social media rumor governance</w:t>
      </w:r>
      <w:r>
        <w:rPr>
          <w:rFonts w:hint="eastAsia"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{"citationID":"Q4YqPN2O","properties":{"unsorted":false,"formattedCitation":"[1,2]","plainCitation":"[1,2]","noteIndex":0},"citationItems":[{"id":62,"uris":["http://zotero.org/users/11769009/items/4IJ4T9RC"],"itemData":{"id":62,"type":"article-journal","abstract":"The dissemination or spreading of information such as the rumor exists since the beginning of human society. As the collective action, the spreading of information (rumors) has been investigated a great deal in interdisciplinary fields. In the current mobile Internet age, people interact with each other, exchange information, and spreading information (rumors) via social Apps or medias, such as Weibo &amp; Wechat (China) and Facebook &amp; Twitter (USA). Besides of the basic and expanded Susceptible–Infected–Removed (SIR) models, the direct interactions within agents or individuals are proposed as the alternative pathway of modeling information spreading. It is proposed that the attraction of information, individual judgments, and social trust jointly determine the spreading of information. In our model, the heterogeneities of both social trust and individual judgments are introduced into the modeling. The effect of heterogeneity is obvious, based on which we focus on the conditional heterogeneity effects of individual judgment under the social trust heterogeneity. Three patterns can be obtained based on data mining &amp; visualization of simulation outcomes. The first pattern (promotion) states that the heterogeneity of judgments (Judge-SD) promotes the spreading under each level of social trust heterogeneity (Trust-SD); the second pattern (promotion and stabilized) indicates that the heterogeneity of judgments (Judge-SD) promotes it but then the promoting effect does not increase; the third pattern (Weak and Random) means that no clear relationships can be seen.","container-title":"Physica A: Statistical Mechanics and its Applications","DOI":"10.1016/j.physa.2019.01.141","ISSN":"0378-4371","journalAbbreviation":"Physica A: Statistical Mechanics and its Applications","language":"en","page":"335-344","source":"ScienceDirect","title":"Conditional effects of individual judgment heterogeneity in information dissemination","volume":"523","author":[{"family":"Lu","given":"Peng"},{"family":"Deng","given":"Liping"},{"family":"Liao","given":"Hongbing"}],"issued":{"date-parts":[["2019",6,1]]}}},{"id":384,"uris":["http://zotero.org/users/11769009/items/BBV57GKK"],"itemData":{"id":384,"type":"article-journal","abstract":"The spreading of rumor is the common type of collective actions. As a macro social phenomenon, the rumor spreading should be supported by the micro-level actions and interactions of people (agents). Therefore, the agent-based modeling is applied to modeling the micro-level mechanism of rumor spreading, which has more significance in the big data age. The outcomes of simulations indicate that there exist a stage transfer and the turning point D, which divides the whole spreading process into the linear (OD) and nonlinear (DE) stages. In the linear stage OD, the spreading percentage increases rapidly into a relatively high level of spreading percentage. However, after the turning point D, it increases slowly until the 100% is reached in the nonlinear stage DE. For the linear stage OD, we estimated the linear dynamics with the linear OLS regression, and it suggests that the adjusted R2 is as high as over 98%–99%, which is infinitely close to 100%; for the nonlinear stage DE, we estimated the nonlinear stage via adding the quadratic term of time into the regression model. It suggests that the adjusted R2 is as high as over 98% as well, which is also close to 100%. Based on the predictions of linear and nonlinear stages with the highest accuracies, we combined the linear and nonlinear stages (OE=OD+DE) to predict the whole process of rumor spreading. Eventually, the Smooth Predicted Curves (SPCs) can be obtained to better fit the evolutionary dynamic of spreading curves in reality.","container-title":"Physica A: Statistical Mechanics and its Applications","DOI":"10.1016/j.physa.2018.09.133","ISSN":"0378-4371","journalAbbreviation":"Physica A: Statistical Mechanics and its Applications","page":"349-369","title":"Two-stage predictions of evolutionary dynamics during the rumor dissemination","volume":"517","author":[{"family":"Lu","given":"Peng"},{"family":"Yao","given":"Qi"},{"family":"Lu","given":"Pengfei"}],"issued":{"date-parts":[["2019",3,1]]}}}],"schema":"https://github.com/citation-style-language/schema/raw/master/csl-citation.json"}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[1,2]</w:t>
      </w:r>
      <w:r>
        <w:rPr>
          <w:rFonts w:ascii="Times New Roman" w:hAnsi="Times New Roman" w:cs="Times New Roman"/>
          <w:sz w:val="24"/>
          <w:vertAlign w:val="superscript"/>
        </w:rPr>
        <w:fldChar w:fldCharType="end"/>
      </w:r>
      <w:r>
        <w:rPr>
          <w:rFonts w:hint="eastAsia" w:ascii="Times New Roman" w:hAnsi="Times New Roman" w:cs="Times New Roman"/>
          <w:sz w:val="24"/>
        </w:rPr>
        <w:t>.</w:t>
      </w:r>
    </w:p>
    <w:p w14:paraId="1FF6A0CD">
      <w:pPr>
        <w:tabs>
          <w:tab w:val="left" w:pos="6058"/>
        </w:tabs>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position w:val="-28"/>
          <w:sz w:val="24"/>
        </w:rPr>
      </w:pPr>
      <w:r>
        <w:rPr>
          <w:rFonts w:hint="eastAsia" w:ascii="Times New Roman" w:hAnsi="Times New Roman" w:cs="Times New Roman"/>
          <w:sz w:val="24"/>
        </w:rPr>
        <w:t>We employed ABM to examine how governmental refutation capacities operate under different levels of group cocooning. Based on the parameter settings described in Subsection 3.1.2, we constructed a dual-process model that includes both rumor diffusion and governmental rumor-refutation. To capture the shorter network distances and higher homophily among individuals inside the rumor cocoon, and to contrast these with the belief differences of individuals outside the cocoon, we followed Chen et al.</w:t>
      </w:r>
      <w:r>
        <w:rPr>
          <w:rFonts w:hint="eastAsia" w:ascii="Times New Roman" w:hAnsi="Times New Roman" w:cs="Times New Roman"/>
          <w:position w:val="-28"/>
          <w:sz w:val="24"/>
          <w:vertAlign w:val="superscript"/>
        </w:rPr>
        <w:fldChar w:fldCharType="begin"/>
      </w:r>
      <w:r>
        <w:rPr>
          <w:rFonts w:ascii="Times New Roman" w:hAnsi="Times New Roman" w:cs="Times New Roman"/>
          <w:position w:val="-28"/>
          <w:sz w:val="24"/>
          <w:vertAlign w:val="superscript"/>
        </w:rPr>
        <w:instrText xml:space="preserve"> ADDIN ZOTERO_ITEM CSL_CITATION {"citationID":"wLWG4RHt","properties":{"unsorted":false,"formattedCitation":"[32]","plainCitation":"[32]","noteIndex":0},"citationItems":[{"id":2118,"uris":["http://zotero.org/users/11769009/items/RJ3QEATT"],"itemData":{"id":2118,"type":"article-journal","abstract":"Information dissemination control is of crucial importance to facilitate reliable and efficient data delivery, especially in networks consisting of time-varying links or heterogeneous links. Since the abstraction of information dissemination much resembles the spread of epidemics, epidemic models are utilized to characterize the collective dynamics of information dissemination over networks. From a systematic point of view, we aim to explore the optimal control policy for information dissemination given that the control capability is a function of its distribution time, which is a more realistic model in many applications. The main contributions of this paper are to provide an analytically tractable model for information dissemination over networks, to solve the optimal control signal distribution time for minimizing the accumulated network cost via dynamic programming, and to establish a parametric plug-in model for information dissemination control. In particular, we evaluate its performance in mobile and generalized social networks as typical examples.","container-title":"IEEE Transactions on Cybernetics","DOI":"10.1109/TCYB.2014.2306781","ISSN":"2168-2275","issue":"12","note":"TLDR: The main contributions of this paper are to provide an analytically tractable model for information dissemination over networks, to solve the optimal control signal distribution time for minimizing the accumulated network cost via dynamic programming, and to establish a parametric plug-in model for Information dissemination control.","page":"2316-2328","source":"IEEE Xplore","title":"Optimal Control of Epidemic Information Dissemination Over Networks","volume":"44","author":[{"family":"Chen","given":"Pin-Yu"},{"family":"Cheng","given":"Shin-Ming"},{"family":"Chen","given":"Kwang-Cheng"}],"issued":{"date-parts":[["2014",12]]}}}],"schema":"https://github.com/citation-style-language/schema/raw/master/csl-citation.json"} </w:instrText>
      </w:r>
      <w:r>
        <w:rPr>
          <w:rFonts w:hint="eastAsia" w:ascii="Times New Roman" w:hAnsi="Times New Roman" w:cs="Times New Roman"/>
          <w:position w:val="-28"/>
          <w:sz w:val="24"/>
          <w:vertAlign w:val="superscript"/>
        </w:rPr>
        <w:fldChar w:fldCharType="separate"/>
      </w:r>
      <w:r>
        <w:rPr>
          <w:rFonts w:ascii="Times New Roman" w:hAnsi="Times New Roman" w:cs="Times New Roman"/>
          <w:sz w:val="24"/>
          <w:vertAlign w:val="superscript"/>
        </w:rPr>
        <w:t>[32]</w:t>
      </w:r>
      <w:r>
        <w:rPr>
          <w:rFonts w:hint="eastAsia" w:ascii="Times New Roman" w:hAnsi="Times New Roman" w:cs="Times New Roman"/>
          <w:position w:val="-28"/>
          <w:sz w:val="24"/>
          <w:vertAlign w:val="superscript"/>
        </w:rPr>
        <w:fldChar w:fldCharType="end"/>
      </w:r>
      <w:r>
        <w:rPr>
          <w:rFonts w:hint="eastAsia" w:ascii="Times New Roman" w:hAnsi="Times New Roman" w:cs="Times New Roman"/>
          <w:position w:val="-28"/>
          <w:sz w:val="24"/>
        </w:rPr>
        <w:t xml:space="preserve"> </w:t>
      </w:r>
      <w:r>
        <w:rPr>
          <w:rFonts w:hint="eastAsia" w:ascii="Times New Roman" w:hAnsi="Times New Roman" w:cs="Times New Roman"/>
          <w:sz w:val="24"/>
        </w:rPr>
        <w:t>and represented the rumor cocoon as a circular region centered on the rumor blogger.</w:t>
      </w:r>
    </w:p>
    <w:p w14:paraId="5383AA85">
      <w:pPr>
        <w:tabs>
          <w:tab w:val="left" w:pos="6058"/>
        </w:tabs>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position w:val="-28"/>
          <w:sz w:val="24"/>
        </w:rPr>
      </w:pPr>
    </w:p>
    <w:p w14:paraId="7D31862E">
      <w:pPr>
        <w:outlineLvl w:val="2"/>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w:t>
      </w:r>
      <w:r>
        <w:rPr>
          <w:rFonts w:hint="eastAsia" w:ascii="Times New Roman" w:hAnsi="Times New Roman" w:cs="Times New Roman"/>
          <w:b/>
          <w:bCs/>
          <w:sz w:val="24"/>
        </w:rPr>
        <w:t>2</w:t>
      </w:r>
      <w:r>
        <w:rPr>
          <w:rFonts w:ascii="Times New Roman" w:hAnsi="Times New Roman" w:cs="Times New Roman"/>
          <w:b/>
          <w:bCs/>
          <w:sz w:val="24"/>
        </w:rPr>
        <w:t>.1.</w:t>
      </w:r>
      <w:bookmarkStart w:id="31" w:name="OLE_LINK7"/>
      <w:r>
        <w:rPr>
          <w:rFonts w:ascii="Times New Roman" w:hAnsi="Times New Roman" w:cs="Times New Roman"/>
          <w:b/>
          <w:bCs/>
          <w:sz w:val="24"/>
        </w:rPr>
        <w:t xml:space="preserve"> Model setting</w:t>
      </w:r>
      <w:bookmarkEnd w:id="31"/>
    </w:p>
    <w:p w14:paraId="6FF5990E">
      <w:pPr>
        <w:suppressAutoHyphens/>
        <w:kinsoku w:val="0"/>
        <w:overflowPunct w:val="0"/>
        <w:autoSpaceDE w:val="0"/>
        <w:autoSpaceDN w:val="0"/>
        <w:adjustRightInd w:val="0"/>
        <w:snapToGrid w:val="0"/>
        <w:spacing w:line="360" w:lineRule="auto"/>
        <w:outlineLvl w:val="3"/>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w:t>
      </w:r>
      <w:r>
        <w:rPr>
          <w:rFonts w:hint="eastAsia" w:ascii="Times New Roman" w:hAnsi="Times New Roman" w:cs="Times New Roman"/>
          <w:b/>
          <w:bCs/>
          <w:sz w:val="24"/>
        </w:rPr>
        <w:t>2</w:t>
      </w:r>
      <w:r>
        <w:rPr>
          <w:rFonts w:ascii="Times New Roman" w:hAnsi="Times New Roman" w:cs="Times New Roman"/>
          <w:b/>
          <w:bCs/>
          <w:sz w:val="24"/>
        </w:rPr>
        <w:t>.</w:t>
      </w:r>
      <w:r>
        <w:rPr>
          <w:rFonts w:hint="eastAsia" w:ascii="Times New Roman" w:hAnsi="Times New Roman" w:cs="Times New Roman"/>
          <w:b/>
          <w:bCs/>
          <w:sz w:val="24"/>
        </w:rPr>
        <w:t>1</w:t>
      </w:r>
      <w:r>
        <w:rPr>
          <w:rFonts w:ascii="Times New Roman" w:hAnsi="Times New Roman" w:cs="Times New Roman"/>
          <w:b/>
          <w:bCs/>
          <w:sz w:val="24"/>
        </w:rPr>
        <w:t>.</w:t>
      </w:r>
      <w:r>
        <w:rPr>
          <w:rFonts w:hint="eastAsia" w:ascii="Times New Roman" w:hAnsi="Times New Roman" w:cs="Times New Roman"/>
          <w:b/>
          <w:bCs/>
          <w:sz w:val="24"/>
        </w:rPr>
        <w:t>1. Dependent variable</w:t>
      </w:r>
      <w:r>
        <w:rPr>
          <w:rFonts w:ascii="Times New Roman" w:hAnsi="Times New Roman" w:cs="Times New Roman"/>
          <w:b/>
          <w:bCs/>
          <w:sz w:val="24"/>
        </w:rPr>
        <w:t xml:space="preserve"> </w:t>
      </w:r>
    </w:p>
    <w:p w14:paraId="3BFDA227">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i/>
          <w:iCs/>
          <w:sz w:val="24"/>
        </w:rPr>
        <w:t>TBU</w:t>
      </w:r>
      <w:r>
        <w:rPr>
          <w:rFonts w:hint="eastAsia" w:ascii="Times New Roman" w:hAnsi="Times New Roman" w:cs="Times New Roman"/>
          <w:sz w:val="24"/>
        </w:rPr>
        <w:t xml:space="preserve"> </w:t>
      </w:r>
      <w:r>
        <w:rPr>
          <w:rFonts w:ascii="Times New Roman" w:hAnsi="Times New Roman" w:cs="Times New Roman"/>
          <w:sz w:val="24"/>
        </w:rPr>
        <w:t>denotes the average time required for the public to change their attitude toward a rumor from acceptance to rejection after the government initiates rumor refutation. A smaller value of</w:t>
      </w:r>
      <w:r>
        <w:rPr>
          <w:rFonts w:ascii="Times New Roman" w:hAnsi="Times New Roman" w:cs="Times New Roman"/>
          <w:position w:val="-6"/>
          <w:sz w:val="24"/>
        </w:rPr>
        <w:t xml:space="preserve"> </w:t>
      </w:r>
      <w:r>
        <w:rPr>
          <w:rFonts w:hint="eastAsia" w:ascii="Times New Roman" w:hAnsi="Times New Roman" w:cs="Times New Roman"/>
          <w:i/>
          <w:iCs/>
          <w:sz w:val="24"/>
        </w:rPr>
        <w:t xml:space="preserve">TBU </w:t>
      </w:r>
      <w:r>
        <w:rPr>
          <w:rFonts w:ascii="Times New Roman" w:hAnsi="Times New Roman" w:cs="Times New Roman"/>
          <w:sz w:val="24"/>
        </w:rPr>
        <w:t xml:space="preserve">indicates that the public responds more quickly to the governmental clarification, implying higher refutation effectiveness. Accordingly, this study uses </w:t>
      </w:r>
      <w:r>
        <w:rPr>
          <w:rFonts w:hint="eastAsia" w:ascii="Times New Roman" w:hAnsi="Times New Roman" w:cs="Times New Roman"/>
          <w:i/>
          <w:iCs/>
          <w:sz w:val="24"/>
        </w:rPr>
        <w:t>TBU</w:t>
      </w:r>
      <w:r>
        <w:rPr>
          <w:rFonts w:ascii="Times New Roman" w:hAnsi="Times New Roman" w:cs="Times New Roman"/>
          <w:position w:val="-6"/>
          <w:sz w:val="24"/>
        </w:rPr>
        <w:t xml:space="preserve"> </w:t>
      </w:r>
      <w:r>
        <w:rPr>
          <w:rFonts w:ascii="Times New Roman" w:hAnsi="Times New Roman" w:cs="Times New Roman"/>
          <w:sz w:val="24"/>
        </w:rPr>
        <w:t>as the dependent variable. In the simulation,</w:t>
      </w:r>
      <w:r>
        <w:rPr>
          <w:rFonts w:hint="eastAsia" w:ascii="Times New Roman" w:hAnsi="Times New Roman" w:cs="Times New Roman"/>
          <w:position w:val="-6"/>
          <w:sz w:val="24"/>
        </w:rPr>
        <w:t xml:space="preserve"> </w:t>
      </w:r>
      <w:r>
        <w:rPr>
          <w:rFonts w:hint="eastAsia" w:ascii="Times New Roman" w:hAnsi="Times New Roman" w:cs="Times New Roman"/>
          <w:i/>
          <w:iCs/>
          <w:sz w:val="24"/>
        </w:rPr>
        <w:t>TBU</w:t>
      </w:r>
      <w:r>
        <w:rPr>
          <w:rFonts w:hint="eastAsia" w:ascii="Times New Roman" w:hAnsi="Times New Roman" w:cs="Times New Roman"/>
          <w:position w:val="-6"/>
          <w:sz w:val="24"/>
        </w:rPr>
        <w:t xml:space="preserve"> </w:t>
      </w:r>
      <w:r>
        <w:rPr>
          <w:rFonts w:ascii="Times New Roman" w:hAnsi="Times New Roman" w:cs="Times New Roman"/>
          <w:sz w:val="24"/>
        </w:rPr>
        <w:t>is calculated as the average delay between the time when the government starts refuting the rumor and the time when individual users change their attitude from believing to rejecting the rumor. The calculation is given in Equation (7):</w:t>
      </w:r>
    </w:p>
    <w:p w14:paraId="0C427395">
      <w:pPr>
        <w:suppressAutoHyphens/>
        <w:kinsoku w:val="0"/>
        <w:overflowPunct w:val="0"/>
        <w:autoSpaceDE w:val="0"/>
        <w:autoSpaceDN w:val="0"/>
        <w:adjustRightInd w:val="0"/>
        <w:snapToGrid w:val="0"/>
        <w:spacing w:line="360" w:lineRule="auto"/>
        <w:ind w:firstLine="480" w:firstLineChars="200"/>
        <w:jc w:val="center"/>
        <w:rPr>
          <w:rFonts w:ascii="Times New Roman" w:hAnsi="Times New Roman" w:cs="Times New Roman"/>
          <w:sz w:val="24"/>
        </w:rPr>
      </w:pPr>
      <w:r>
        <w:rPr>
          <w:rFonts w:hint="eastAsia" w:ascii="Times New Roman" w:hAnsi="Times New Roman" w:cs="Times New Roman"/>
          <w:position w:val="-28"/>
          <w:sz w:val="24"/>
        </w:rPr>
        <w:t xml:space="preserve">               </w:t>
      </w:r>
      <m:oMath>
        <m:r>
          <m:rPr>
            <m:nor/>
          </m:rPr>
          <w:rPr>
            <w:rFonts w:ascii="Times New Roman" w:hAnsi="Times New Roman" w:cs="Times New Roman"/>
            <w:i/>
            <w:sz w:val="24"/>
          </w:rPr>
          <m:t>TBU</m:t>
        </m:r>
        <m:r>
          <m:rPr>
            <m:nor/>
            <m:sty m:val="p"/>
          </m:rPr>
          <w:rPr>
            <w:rFonts w:ascii="Times New Roman" w:hAnsi="Times New Roman" w:cs="Times New Roman"/>
            <w:b w:val="0"/>
            <w:i w:val="0"/>
            <w:sz w:val="24"/>
          </w:rPr>
          <m:t>=</m:t>
        </m:r>
        <m:f>
          <m:fPr>
            <m:ctrlPr>
              <w:rPr>
                <w:rFonts w:ascii="Cambria Math" w:hAnsi="Cambria Math" w:cs="Times New Roman"/>
                <w:sz w:val="24"/>
              </w:rPr>
            </m:ctrlPr>
          </m:fPr>
          <m:num>
            <m:r>
              <m:rPr>
                <m:nor/>
                <m:sty m:val="p"/>
              </m:rPr>
              <w:rPr>
                <w:rFonts w:ascii="Times New Roman" w:hAnsi="Times New Roman" w:cs="Times New Roman"/>
                <w:b w:val="0"/>
                <w:i w:val="0"/>
                <w:sz w:val="24"/>
              </w:rPr>
              <m:t>1</m:t>
            </m:r>
            <m:ctrlPr>
              <w:rPr>
                <w:rFonts w:ascii="Cambria Math" w:hAnsi="Cambria Math" w:cs="Times New Roman"/>
                <w:sz w:val="24"/>
              </w:rPr>
            </m:ctrlPr>
          </m:num>
          <m:den>
            <m:r>
              <m:rPr>
                <m:nor/>
              </m:rPr>
              <w:rPr>
                <w:rFonts w:ascii="Times New Roman" w:hAnsi="Times New Roman" w:cs="Times New Roman"/>
                <w:i/>
                <w:sz w:val="24"/>
              </w:rPr>
              <m:t>n</m:t>
            </m:r>
            <m:ctrlPr>
              <w:rPr>
                <w:rFonts w:ascii="Cambria Math" w:hAnsi="Cambria Math" w:cs="Times New Roman"/>
                <w:sz w:val="24"/>
              </w:rPr>
            </m:ctrlPr>
          </m:den>
        </m:f>
        <m:nary>
          <m:naryPr>
            <m:chr m:val="∑"/>
            <m:limLoc m:val="subSup"/>
            <m:ctrlPr>
              <w:rPr>
                <w:rFonts w:ascii="Cambria Math" w:hAnsi="Cambria Math" w:cs="Times New Roman"/>
                <w:sz w:val="24"/>
              </w:rPr>
            </m:ctrlPr>
          </m:naryPr>
          <m:sub>
            <m:r>
              <m:rPr>
                <m:nor/>
              </m:rPr>
              <w:rPr>
                <w:rFonts w:ascii="Times New Roman" w:hAnsi="Times New Roman" w:cs="Times New Roman"/>
                <w:i/>
                <w:sz w:val="24"/>
              </w:rPr>
              <m:t>i</m:t>
            </m:r>
            <m:r>
              <m:rPr>
                <m:nor/>
                <m:sty m:val="p"/>
              </m:rPr>
              <w:rPr>
                <w:rFonts w:ascii="Times New Roman" w:hAnsi="Times New Roman" w:cs="Times New Roman"/>
                <w:b w:val="0"/>
                <w:i w:val="0"/>
                <w:sz w:val="24"/>
              </w:rPr>
              <m:t>=1</m:t>
            </m:r>
            <m:ctrlPr>
              <w:rPr>
                <w:rFonts w:ascii="Cambria Math" w:hAnsi="Cambria Math" w:cs="Times New Roman"/>
                <w:sz w:val="24"/>
              </w:rPr>
            </m:ctrlPr>
          </m:sub>
          <m:sup>
            <m:r>
              <m:rPr>
                <m:nor/>
              </m:rPr>
              <w:rPr>
                <w:rFonts w:ascii="Times New Roman" w:hAnsi="Times New Roman" w:cs="Times New Roman"/>
                <w:i/>
                <w:sz w:val="24"/>
              </w:rPr>
              <m:t>n</m:t>
            </m:r>
            <m:ctrlPr>
              <w:rPr>
                <w:rFonts w:ascii="Cambria Math" w:hAnsi="Cambria Math" w:cs="Times New Roman"/>
                <w:sz w:val="24"/>
              </w:rPr>
            </m:ctrlPr>
          </m:sup>
          <m:e>
            <m:d>
              <m:dPr>
                <m:ctrlPr>
                  <w:rPr>
                    <w:rFonts w:ascii="Cambria Math" w:hAnsi="Cambria Math" w:cs="Times New Roman"/>
                    <w:sz w:val="24"/>
                  </w:rPr>
                </m:ctrlPr>
              </m:dPr>
              <m:e>
                <m:sSubSup>
                  <m:sSubSupPr>
                    <m:ctrlPr>
                      <w:rPr>
                        <w:rFonts w:ascii="Cambria Math" w:hAnsi="Cambria Math" w:cs="Times New Roman"/>
                        <w:sz w:val="24"/>
                      </w:rPr>
                    </m:ctrlPr>
                  </m:sSubSupPr>
                  <m:e>
                    <m:r>
                      <m:rPr>
                        <m:nor/>
                      </m:rPr>
                      <w:rPr>
                        <w:rFonts w:ascii="Times New Roman" w:hAnsi="Times New Roman" w:cs="Times New Roman"/>
                        <w:i/>
                        <w:sz w:val="24"/>
                      </w:rPr>
                      <m:t>T</m:t>
                    </m:r>
                    <m:ctrlPr>
                      <w:rPr>
                        <w:rFonts w:ascii="Cambria Math" w:hAnsi="Cambria Math" w:cs="Times New Roman"/>
                        <w:sz w:val="24"/>
                      </w:rPr>
                    </m:ctrlPr>
                  </m:e>
                  <m:sub>
                    <m:r>
                      <m:rPr>
                        <m:nor/>
                      </m:rPr>
                      <w:rPr>
                        <w:rFonts w:ascii="Times New Roman" w:hAnsi="Times New Roman" w:cs="Times New Roman"/>
                        <w:i/>
                        <w:sz w:val="24"/>
                      </w:rPr>
                      <m:t>i</m:t>
                    </m:r>
                    <m:ctrlPr>
                      <w:rPr>
                        <w:rFonts w:ascii="Cambria Math" w:hAnsi="Cambria Math" w:cs="Times New Roman"/>
                        <w:sz w:val="24"/>
                      </w:rPr>
                    </m:ctrlPr>
                  </m:sub>
                  <m:sup>
                    <m:r>
                      <m:rPr>
                        <m:nor/>
                      </m:rPr>
                      <w:rPr>
                        <w:rFonts w:ascii="Times New Roman" w:hAnsi="Times New Roman" w:cs="Times New Roman"/>
                        <w:i/>
                        <w:sz w:val="24"/>
                      </w:rPr>
                      <m:t>Updatabelief</m:t>
                    </m:r>
                    <m:ctrlPr>
                      <w:rPr>
                        <w:rFonts w:ascii="Cambria Math" w:hAnsi="Cambria Math" w:cs="Times New Roman"/>
                        <w:sz w:val="24"/>
                      </w:rPr>
                    </m:ctrlPr>
                  </m:sup>
                </m:sSubSup>
                <m:r>
                  <m:rPr>
                    <m:nor/>
                    <m:sty m:val="p"/>
                  </m:rPr>
                  <w:rPr>
                    <w:rFonts w:ascii="Times New Roman" w:hAnsi="Times New Roman" w:cs="Times New Roman"/>
                    <w:b w:val="0"/>
                    <w:i w:val="0"/>
                    <w:sz w:val="24"/>
                  </w:rPr>
                  <m:t>-</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sty m:val="p"/>
                      </m:rPr>
                      <w:rPr>
                        <w:rFonts w:ascii="Times New Roman" w:hAnsi="Times New Roman" w:cs="Times New Roman"/>
                        <w:b w:val="0"/>
                        <w:i w:val="0"/>
                        <w:sz w:val="24"/>
                      </w:rPr>
                      <m:t>-</m:t>
                    </m:r>
                    <m:ctrlPr>
                      <w:rPr>
                        <w:rFonts w:ascii="Cambria Math" w:hAnsi="Cambria Math" w:cs="Times New Roman"/>
                        <w:sz w:val="24"/>
                      </w:rPr>
                    </m:ctrlPr>
                  </m:sub>
                </m:sSub>
                <m:r>
                  <m:rPr>
                    <m:nor/>
                  </m:rPr>
                  <w:rPr>
                    <w:rFonts w:ascii="Times New Roman" w:hAnsi="Times New Roman" w:cs="Times New Roman"/>
                    <w:i/>
                    <w:sz w:val="24"/>
                  </w:rPr>
                  <m:t>G</m:t>
                </m:r>
                <m:ctrlPr>
                  <w:rPr>
                    <w:rFonts w:ascii="Cambria Math" w:hAnsi="Cambria Math" w:cs="Times New Roman"/>
                    <w:sz w:val="24"/>
                  </w:rPr>
                </m:ctrlPr>
              </m:e>
            </m:d>
            <m:ctrlPr>
              <w:rPr>
                <w:rFonts w:ascii="Cambria Math" w:hAnsi="Cambria Math" w:cs="Times New Roman"/>
                <w:sz w:val="24"/>
              </w:rPr>
            </m:ctrlPr>
          </m:e>
        </m:nary>
        <m:r>
          <m:rPr>
            <m:nor/>
            <m:sty m:val="p"/>
          </m:rPr>
          <w:rPr>
            <w:rFonts w:ascii="Times New Roman" w:hAnsi="Times New Roman" w:cs="Times New Roman"/>
            <w:b w:val="0"/>
            <w:i w:val="0"/>
            <w:sz w:val="24"/>
          </w:rPr>
          <m:t>,</m:t>
        </m:r>
        <m:sSubSup>
          <m:sSubSupPr>
            <m:ctrlPr>
              <w:rPr>
                <w:rFonts w:ascii="Cambria Math" w:hAnsi="Cambria Math" w:cs="Times New Roman"/>
                <w:sz w:val="24"/>
              </w:rPr>
            </m:ctrlPr>
          </m:sSubSupPr>
          <m:e>
            <m:r>
              <m:rPr>
                <m:nor/>
              </m:rPr>
              <w:rPr>
                <w:rFonts w:ascii="Times New Roman" w:hAnsi="Times New Roman" w:cs="Times New Roman"/>
                <w:i/>
                <w:sz w:val="24"/>
              </w:rPr>
              <m:t>T</m:t>
            </m:r>
            <m:ctrlPr>
              <w:rPr>
                <w:rFonts w:ascii="Cambria Math" w:hAnsi="Cambria Math" w:cs="Times New Roman"/>
                <w:sz w:val="24"/>
              </w:rPr>
            </m:ctrlPr>
          </m:e>
          <m:sub>
            <m:r>
              <m:rPr>
                <m:nor/>
              </m:rPr>
              <w:rPr>
                <w:rFonts w:ascii="Times New Roman" w:hAnsi="Times New Roman" w:cs="Times New Roman"/>
                <w:i/>
                <w:sz w:val="24"/>
              </w:rPr>
              <m:t>i</m:t>
            </m:r>
            <m:ctrlPr>
              <w:rPr>
                <w:rFonts w:ascii="Cambria Math" w:hAnsi="Cambria Math" w:cs="Times New Roman"/>
                <w:sz w:val="24"/>
              </w:rPr>
            </m:ctrlPr>
          </m:sub>
          <m:sup>
            <m:r>
              <m:rPr>
                <m:nor/>
              </m:rPr>
              <w:rPr>
                <w:rFonts w:ascii="Times New Roman" w:hAnsi="Times New Roman" w:cs="Times New Roman"/>
                <w:i/>
                <w:sz w:val="24"/>
              </w:rPr>
              <m:t>Updatabelief</m:t>
            </m:r>
            <m:ctrlPr>
              <w:rPr>
                <w:rFonts w:ascii="Cambria Math" w:hAnsi="Cambria Math" w:cs="Times New Roman"/>
                <w:sz w:val="24"/>
              </w:rPr>
            </m:ctrlPr>
          </m:sup>
        </m:sSubSup>
        <m:r>
          <m:rPr>
            <m:nor/>
            <m:sty m:val="p"/>
          </m:rPr>
          <w:rPr>
            <w:rFonts w:ascii="Times New Roman" w:hAnsi="Times New Roman" w:cs="Times New Roman"/>
            <w:b w:val="0"/>
            <w:i w:val="0"/>
            <w:sz w:val="24"/>
          </w:rPr>
          <m:t>&gt;</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sty m:val="p"/>
              </m:rPr>
              <w:rPr>
                <w:rFonts w:ascii="Times New Roman" w:hAnsi="Times New Roman" w:cs="Times New Roman"/>
                <w:b w:val="0"/>
                <w:i w:val="0"/>
                <w:sz w:val="24"/>
              </w:rPr>
              <m:t>-</m:t>
            </m:r>
            <m:ctrlPr>
              <w:rPr>
                <w:rFonts w:ascii="Cambria Math" w:hAnsi="Cambria Math" w:cs="Times New Roman"/>
                <w:sz w:val="24"/>
              </w:rPr>
            </m:ctrlPr>
          </m:sub>
        </m:sSub>
        <m:r>
          <m:rPr>
            <m:nor/>
          </m:rPr>
          <w:rPr>
            <w:rFonts w:ascii="Times New Roman" w:hAnsi="Times New Roman" w:cs="Times New Roman"/>
            <w:i/>
            <w:sz w:val="24"/>
          </w:rPr>
          <m:t>G</m:t>
        </m:r>
      </m:oMath>
      <w:r>
        <w:rPr>
          <w:rFonts w:hint="eastAsia" w:ascii="Times New Roman" w:hAnsi="Times New Roman" w:cs="Times New Roman"/>
          <w:position w:val="-28"/>
          <w:sz w:val="24"/>
        </w:rPr>
        <w:t xml:space="preserve">             </w:t>
      </w:r>
      <w:r>
        <w:rPr>
          <w:rFonts w:ascii="Times New Roman" w:hAnsi="Times New Roman" w:cs="Times New Roman"/>
          <w:sz w:val="24"/>
        </w:rPr>
        <w:t>(7)</w:t>
      </w:r>
    </w:p>
    <w:p w14:paraId="6C58E48E">
      <w:pPr>
        <w:suppressAutoHyphens/>
        <w:kinsoku w:val="0"/>
        <w:overflowPunct w:val="0"/>
        <w:adjustRightInd w:val="0"/>
        <w:snapToGrid w:val="0"/>
        <w:spacing w:line="360" w:lineRule="auto"/>
        <w:rPr>
          <w:rFonts w:ascii="Times New Roman" w:hAnsi="Times New Roman" w:cs="Times New Roman"/>
          <w:sz w:val="24"/>
        </w:rPr>
      </w:pPr>
      <w:r>
        <w:rPr>
          <w:rFonts w:ascii="Times New Roman" w:hAnsi="Times New Roman" w:cs="Times New Roman"/>
          <w:sz w:val="24"/>
        </w:rPr>
        <w:t xml:space="preserve">where </w:t>
      </w:r>
      <m:oMath>
        <m:sSubSup>
          <m:sSubSupPr>
            <m:ctrlPr>
              <w:rPr>
                <w:rFonts w:ascii="Cambria Math" w:hAnsi="Cambria Math" w:cs="Times New Roman"/>
                <w:sz w:val="24"/>
              </w:rPr>
            </m:ctrlPr>
          </m:sSubSupPr>
          <m:e>
            <m:r>
              <m:rPr>
                <m:nor/>
              </m:rPr>
              <w:rPr>
                <w:rFonts w:ascii="Times New Roman" w:hAnsi="Times New Roman" w:cs="Times New Roman"/>
                <w:i/>
                <w:sz w:val="24"/>
              </w:rPr>
              <m:t>T</m:t>
            </m:r>
            <m:ctrlPr>
              <w:rPr>
                <w:rFonts w:ascii="Cambria Math" w:hAnsi="Cambria Math" w:cs="Times New Roman"/>
                <w:sz w:val="24"/>
              </w:rPr>
            </m:ctrlPr>
          </m:e>
          <m:sub>
            <m:r>
              <m:rPr>
                <m:nor/>
              </m:rPr>
              <w:rPr>
                <w:rFonts w:ascii="Times New Roman" w:hAnsi="Times New Roman" w:cs="Times New Roman"/>
                <w:i/>
                <w:sz w:val="24"/>
              </w:rPr>
              <m:t>i</m:t>
            </m:r>
            <m:ctrlPr>
              <w:rPr>
                <w:rFonts w:ascii="Cambria Math" w:hAnsi="Cambria Math" w:cs="Times New Roman"/>
                <w:sz w:val="24"/>
              </w:rPr>
            </m:ctrlPr>
          </m:sub>
          <m:sup>
            <m:r>
              <m:rPr>
                <m:nor/>
              </m:rPr>
              <w:rPr>
                <w:rFonts w:ascii="Times New Roman" w:hAnsi="Times New Roman" w:cs="Times New Roman"/>
                <w:i/>
                <w:sz w:val="24"/>
              </w:rPr>
              <m:t>Updatabelief</m:t>
            </m:r>
            <m:ctrlPr>
              <w:rPr>
                <w:rFonts w:ascii="Cambria Math" w:hAnsi="Cambria Math" w:cs="Times New Roman"/>
                <w:sz w:val="24"/>
              </w:rPr>
            </m:ctrlPr>
          </m:sup>
        </m:sSubSup>
      </m:oMath>
      <w:r>
        <w:rPr>
          <w:rFonts w:ascii="Times New Roman" w:hAnsi="Times New Roman" w:cs="Times New Roman"/>
          <w:sz w:val="24"/>
        </w:rPr>
        <w:t xml:space="preserve">denotes the tick at which user i changes from rumor acceptance to rumor rejection, and </w:t>
      </w:r>
      <w:r>
        <w:rPr>
          <w:rFonts w:hint="eastAsia" w:ascii="Times New Roman" w:hAnsi="Times New Roman" w:cs="Times New Roman"/>
          <w:i/>
          <w:iCs/>
          <w:sz w:val="24"/>
        </w:rPr>
        <w:t>T_G</w:t>
      </w:r>
      <w:r>
        <w:rPr>
          <w:rFonts w:ascii="Times New Roman" w:hAnsi="Times New Roman" w:cs="Times New Roman"/>
          <w:sz w:val="24"/>
        </w:rPr>
        <w:t xml:space="preserve"> denotes the tick at which the government begins rumor refutation. The condition </w:t>
      </w:r>
      <m:oMath>
        <m:sSubSup>
          <m:sSubSupPr>
            <m:ctrlPr>
              <w:rPr>
                <w:rFonts w:ascii="Cambria Math" w:hAnsi="Cambria Math" w:cs="Times New Roman"/>
                <w:sz w:val="24"/>
              </w:rPr>
            </m:ctrlPr>
          </m:sSubSupPr>
          <m:e>
            <m:r>
              <m:rPr>
                <m:nor/>
              </m:rPr>
              <w:rPr>
                <w:rFonts w:ascii="Times New Roman" w:hAnsi="Times New Roman" w:cs="Times New Roman"/>
                <w:i/>
                <w:sz w:val="24"/>
              </w:rPr>
              <m:t>T</m:t>
            </m:r>
            <m:ctrlPr>
              <w:rPr>
                <w:rFonts w:ascii="Cambria Math" w:hAnsi="Cambria Math" w:cs="Times New Roman"/>
                <w:sz w:val="24"/>
              </w:rPr>
            </m:ctrlPr>
          </m:e>
          <m:sub>
            <m:r>
              <m:rPr>
                <m:nor/>
              </m:rPr>
              <w:rPr>
                <w:rFonts w:ascii="Times New Roman" w:hAnsi="Times New Roman" w:cs="Times New Roman"/>
                <w:i/>
                <w:sz w:val="24"/>
              </w:rPr>
              <m:t>i</m:t>
            </m:r>
            <m:ctrlPr>
              <w:rPr>
                <w:rFonts w:ascii="Cambria Math" w:hAnsi="Cambria Math" w:cs="Times New Roman"/>
                <w:sz w:val="24"/>
              </w:rPr>
            </m:ctrlPr>
          </m:sub>
          <m:sup>
            <m:r>
              <m:rPr>
                <m:nor/>
              </m:rPr>
              <w:rPr>
                <w:rFonts w:ascii="Times New Roman" w:hAnsi="Times New Roman" w:cs="Times New Roman"/>
                <w:i/>
                <w:sz w:val="24"/>
              </w:rPr>
              <m:t>Updatabelief</m:t>
            </m:r>
            <m:ctrlPr>
              <w:rPr>
                <w:rFonts w:ascii="Cambria Math" w:hAnsi="Cambria Math" w:cs="Times New Roman"/>
                <w:sz w:val="24"/>
              </w:rPr>
            </m:ctrlPr>
          </m:sup>
        </m:sSubSup>
        <m:r>
          <m:rPr>
            <m:nor/>
            <m:sty m:val="p"/>
          </m:rPr>
          <w:rPr>
            <w:rFonts w:ascii="Times New Roman" w:hAnsi="Times New Roman" w:cs="Times New Roman"/>
            <w:b w:val="0"/>
            <w:i w:val="0"/>
            <w:sz w:val="24"/>
          </w:rPr>
          <m:t xml:space="preserve"> &gt;</m:t>
        </m:r>
        <m:sSub>
          <m:sSubPr>
            <m:ctrlPr>
              <w:rPr>
                <w:rFonts w:ascii="Cambria Math" w:hAnsi="Cambria Math" w:cs="Times New Roman"/>
                <w:sz w:val="24"/>
              </w:rPr>
            </m:ctrlPr>
          </m:sSubPr>
          <m:e>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T</m:t>
            </m:r>
            <m:ctrlPr>
              <w:rPr>
                <w:rFonts w:ascii="Cambria Math" w:hAnsi="Cambria Math" w:cs="Times New Roman"/>
                <w:sz w:val="24"/>
              </w:rPr>
            </m:ctrlPr>
          </m:e>
          <m:sub>
            <m:r>
              <m:rPr>
                <m:nor/>
                <m:sty m:val="p"/>
              </m:rPr>
              <w:rPr>
                <w:rFonts w:ascii="Times New Roman" w:hAnsi="Times New Roman" w:cs="Times New Roman"/>
                <w:b w:val="0"/>
                <w:i w:val="0"/>
                <w:sz w:val="24"/>
              </w:rPr>
              <m:t>-</m:t>
            </m:r>
            <m:ctrlPr>
              <w:rPr>
                <w:rFonts w:ascii="Cambria Math" w:hAnsi="Cambria Math" w:cs="Times New Roman"/>
                <w:sz w:val="24"/>
              </w:rPr>
            </m:ctrlPr>
          </m:sub>
        </m:sSub>
        <m:r>
          <m:rPr>
            <m:nor/>
          </m:rPr>
          <w:rPr>
            <w:rFonts w:ascii="Times New Roman" w:hAnsi="Times New Roman" w:cs="Times New Roman"/>
            <w:i/>
            <w:sz w:val="24"/>
          </w:rPr>
          <m:t>G</m:t>
        </m:r>
      </m:oMath>
      <w:r>
        <w:rPr>
          <w:rFonts w:ascii="Times New Roman" w:hAnsi="Times New Roman" w:cs="Times New Roman"/>
          <w:sz w:val="24"/>
        </w:rPr>
        <w:t xml:space="preserve">ensures that only attitude changes occurring after the governmental intervention are included. Here, </w:t>
      </w:r>
      <w:r>
        <w:rPr>
          <w:rFonts w:ascii="Times New Roman" w:hAnsi="Times New Roman" w:cs="Times New Roman"/>
          <w:i/>
          <w:iCs/>
          <w:sz w:val="24"/>
        </w:rPr>
        <w:t>n</w:t>
      </w:r>
      <w:r>
        <w:rPr>
          <w:rFonts w:ascii="Times New Roman" w:hAnsi="Times New Roman" w:cs="Times New Roman"/>
          <w:sz w:val="24"/>
        </w:rPr>
        <w:t xml:space="preserve"> is the number of users who complete this belief transition after the government starts refuting the rumor.</w:t>
      </w:r>
    </w:p>
    <w:p w14:paraId="29451C17">
      <w:pPr>
        <w:suppressAutoHyphens/>
        <w:kinsoku w:val="0"/>
        <w:overflowPunct w:val="0"/>
        <w:autoSpaceDE w:val="0"/>
        <w:autoSpaceDN w:val="0"/>
        <w:adjustRightInd w:val="0"/>
        <w:snapToGrid w:val="0"/>
        <w:spacing w:line="360" w:lineRule="auto"/>
        <w:jc w:val="left"/>
        <w:outlineLvl w:val="3"/>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w:t>
      </w:r>
      <w:r>
        <w:rPr>
          <w:rFonts w:hint="eastAsia" w:ascii="Times New Roman" w:hAnsi="Times New Roman" w:cs="Times New Roman"/>
          <w:b/>
          <w:bCs/>
          <w:sz w:val="24"/>
        </w:rPr>
        <w:t>2</w:t>
      </w:r>
      <w:r>
        <w:rPr>
          <w:rFonts w:ascii="Times New Roman" w:hAnsi="Times New Roman" w:cs="Times New Roman"/>
          <w:b/>
          <w:bCs/>
          <w:sz w:val="24"/>
        </w:rPr>
        <w:t>.</w:t>
      </w:r>
      <w:r>
        <w:rPr>
          <w:rFonts w:hint="eastAsia" w:ascii="Times New Roman" w:hAnsi="Times New Roman" w:cs="Times New Roman"/>
          <w:b/>
          <w:bCs/>
          <w:sz w:val="24"/>
        </w:rPr>
        <w:t>1</w:t>
      </w:r>
      <w:r>
        <w:rPr>
          <w:rFonts w:ascii="Times New Roman" w:hAnsi="Times New Roman" w:cs="Times New Roman"/>
          <w:b/>
          <w:bCs/>
          <w:sz w:val="24"/>
        </w:rPr>
        <w:t>.</w:t>
      </w:r>
      <w:r>
        <w:rPr>
          <w:rFonts w:hint="eastAsia" w:ascii="Times New Roman" w:hAnsi="Times New Roman" w:cs="Times New Roman"/>
          <w:b/>
          <w:bCs/>
          <w:sz w:val="24"/>
        </w:rPr>
        <w:t>2.</w:t>
      </w:r>
      <w:r>
        <w:rPr>
          <w:rFonts w:ascii="Times New Roman" w:hAnsi="Times New Roman" w:cs="Times New Roman"/>
          <w:b/>
          <w:bCs/>
          <w:sz w:val="24"/>
        </w:rPr>
        <w:t xml:space="preserve"> </w:t>
      </w:r>
      <w:r>
        <w:rPr>
          <w:rFonts w:hint="eastAsia" w:ascii="Times New Roman" w:hAnsi="Times New Roman" w:cs="Times New Roman"/>
          <w:b/>
          <w:bCs/>
          <w:sz w:val="24"/>
        </w:rPr>
        <w:t>Independent variable</w:t>
      </w:r>
    </w:p>
    <w:p w14:paraId="5B53659C">
      <w:pPr>
        <w:suppressAutoHyphens/>
        <w:kinsoku w:val="0"/>
        <w:overflowPunct w:val="0"/>
        <w:autoSpaceDE w:val="0"/>
        <w:autoSpaceDN w:val="0"/>
        <w:adjustRightInd w:val="0"/>
        <w:snapToGrid w:val="0"/>
        <w:spacing w:line="360" w:lineRule="auto"/>
        <w:jc w:val="left"/>
        <w:outlineLvl w:val="4"/>
        <w:rPr>
          <w:rFonts w:ascii="Times New Roman" w:hAnsi="Times New Roman" w:cs="Times New Roman"/>
          <w:b/>
          <w:bCs/>
          <w:sz w:val="24"/>
        </w:rPr>
      </w:pPr>
      <w:r>
        <w:rPr>
          <w:rFonts w:hint="eastAsia" w:ascii="Times New Roman" w:hAnsi="Times New Roman" w:cs="Times New Roman"/>
          <w:b/>
          <w:bCs/>
          <w:sz w:val="24"/>
        </w:rPr>
        <w:t>(1) Degree of group cocooning</w:t>
      </w:r>
    </w:p>
    <w:p w14:paraId="296E07E9">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kern w:val="0"/>
          <w:sz w:val="24"/>
          <w:lang w:bidi="ar"/>
        </w:rPr>
      </w:pPr>
      <w:bookmarkStart w:id="32" w:name="OLE_LINK41"/>
      <w:r>
        <w:rPr>
          <w:rFonts w:ascii="Times New Roman" w:hAnsi="Times New Roman" w:eastAsia="宋体" w:cs="Times New Roman"/>
          <w:kern w:val="0"/>
          <w:sz w:val="24"/>
          <w:lang w:bidi="ar"/>
        </w:rPr>
        <w:t xml:space="preserve">When users are in the rumor cocoon of rumor bloggers, their social personalities are gradually cocooned. They have </w:t>
      </w:r>
      <w:r>
        <w:rPr>
          <w:rFonts w:ascii="Times New Roman" w:hAnsi="Times New Roman" w:eastAsia="宋体" w:cs="Times New Roman"/>
          <w:kern w:val="0"/>
          <w:sz w:val="24"/>
        </w:rPr>
        <w:t xml:space="preserve">a similar cognitive framework to and smaller social distance </w:t>
      </w:r>
      <w:r>
        <w:rPr>
          <w:rFonts w:ascii="Times New Roman" w:hAnsi="Times New Roman" w:eastAsia="宋体" w:cs="Times New Roman"/>
          <w:kern w:val="0"/>
          <w:sz w:val="24"/>
          <w:lang w:bidi="ar"/>
        </w:rPr>
        <w:t>from rumor bloggers. Consequently, they are likely to trust the opinions of rumor bloggers and develop a rumor trust gap with groups outside the cocoon.</w:t>
      </w:r>
      <w:r>
        <w:rPr>
          <w:rFonts w:hint="eastAsia" w:ascii="Times New Roman" w:hAnsi="Times New Roman" w:eastAsia="宋体" w:cs="Times New Roman"/>
          <w:kern w:val="0"/>
          <w:sz w:val="24"/>
          <w:lang w:bidi="ar"/>
        </w:rPr>
        <w:t xml:space="preserve"> Because the full platform process of group cocooning cannot be directly observed in the simulation, this study uses </w:t>
      </w:r>
      <w:r>
        <w:rPr>
          <w:rFonts w:hint="eastAsia" w:ascii="Times New Roman" w:hAnsi="Times New Roman" w:eastAsia="宋体" w:cs="Times New Roman"/>
          <w:i/>
          <w:iCs/>
          <w:kern w:val="0"/>
          <w:sz w:val="24"/>
          <w:lang w:bidi="ar"/>
        </w:rPr>
        <w:t>PB</w:t>
      </w:r>
      <w:r>
        <w:rPr>
          <w:rFonts w:hint="eastAsia" w:ascii="Times New Roman" w:hAnsi="Times New Roman" w:eastAsia="宋体" w:cs="Times New Roman"/>
          <w:i/>
          <w:iCs/>
          <w:kern w:val="0"/>
          <w:sz w:val="24"/>
          <w:vertAlign w:val="subscript"/>
          <w:lang w:bidi="ar"/>
        </w:rPr>
        <w:t>d</w:t>
      </w:r>
      <w:r>
        <w:rPr>
          <w:rFonts w:hint="eastAsia" w:ascii="Times New Roman" w:hAnsi="Times New Roman" w:eastAsia="宋体" w:cs="Times New Roman"/>
          <w:kern w:val="0"/>
          <w:sz w:val="24"/>
          <w:lang w:bidi="ar"/>
        </w:rPr>
        <w:t xml:space="preserve"> to capture its belief-polarization outcome. As illustrated in Figure 2A,</w:t>
      </w:r>
      <w:r>
        <w:rPr>
          <w:rFonts w:ascii="Times New Roman" w:hAnsi="Times New Roman" w:eastAsia="宋体" w:cs="Times New Roman"/>
          <w:kern w:val="0"/>
          <w:sz w:val="24"/>
          <w:lang w:bidi="ar"/>
        </w:rPr>
        <w:t xml:space="preserve"> </w:t>
      </w:r>
      <w:r>
        <w:rPr>
          <w:rFonts w:hint="eastAsia" w:ascii="Times New Roman" w:hAnsi="Times New Roman" w:eastAsia="宋体" w:cs="Times New Roman"/>
          <w:i/>
          <w:iCs/>
          <w:kern w:val="0"/>
          <w:sz w:val="24"/>
          <w:lang w:bidi="ar"/>
        </w:rPr>
        <w:t>PB</w:t>
      </w:r>
      <w:r>
        <w:rPr>
          <w:rFonts w:hint="eastAsia" w:ascii="Times New Roman" w:hAnsi="Times New Roman" w:eastAsia="宋体" w:cs="Times New Roman"/>
          <w:i/>
          <w:iCs/>
          <w:kern w:val="0"/>
          <w:sz w:val="24"/>
          <w:vertAlign w:val="subscript"/>
          <w:lang w:bidi="ar"/>
        </w:rPr>
        <w:t>d</w:t>
      </w:r>
      <w:r>
        <w:rPr>
          <w:rFonts w:ascii="Times New Roman" w:hAnsi="Times New Roman" w:eastAsia="宋体" w:cs="Times New Roman"/>
          <w:kern w:val="0"/>
          <w:sz w:val="24"/>
          <w:lang w:bidi="ar"/>
        </w:rPr>
        <w:t xml:space="preserve"> represents the belief-divergence component of group cocooning in the simulation, calculated as</w:t>
      </w:r>
      <w:r>
        <w:rPr>
          <w:rFonts w:hint="eastAsia" w:ascii="Times New Roman" w:hAnsi="Times New Roman" w:eastAsia="宋体" w:cs="Times New Roman"/>
          <w:kern w:val="0"/>
          <w:sz w:val="24"/>
          <w:lang w:bidi="ar"/>
        </w:rPr>
        <w:t xml:space="preserve"> </w:t>
      </w:r>
      <m:oMath>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d</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in</m:t>
            </m:r>
            <m:ctrlPr>
              <w:rPr>
                <w:rFonts w:ascii="Cambria Math" w:hAnsi="Cambria Math" w:cs="Times New Roman"/>
                <w:sz w:val="24"/>
              </w:rPr>
            </m:ctrlPr>
          </m:sub>
        </m:sSub>
        <m:r>
          <m:rPr>
            <m:nor/>
            <m:sty m:val="p"/>
          </m:rPr>
          <w:rPr>
            <w:rFonts w:ascii="Cambria Math" w:hAnsi="Cambria Math" w:cs="Times New Roman"/>
            <w:b w:val="0"/>
            <w:i w:val="0"/>
            <w:sz w:val="24"/>
          </w:rPr>
          <m:t xml:space="preserve"> </m:t>
        </m:r>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out</m:t>
            </m:r>
            <m:ctrlPr>
              <w:rPr>
                <w:rFonts w:ascii="Cambria Math" w:hAnsi="Cambria Math" w:cs="Times New Roman"/>
                <w:sz w:val="24"/>
              </w:rPr>
            </m:ctrlPr>
          </m:sub>
        </m:sSub>
      </m:oMath>
      <w:r>
        <w:rPr>
          <w:rFonts w:ascii="Times New Roman" w:hAnsi="Times New Roman" w:eastAsia="宋体" w:cs="Times New Roman"/>
          <w:kern w:val="0"/>
          <w:sz w:val="24"/>
          <w:lang w:bidi="ar"/>
        </w:rPr>
        <w:t>,</w:t>
      </w:r>
      <w:r>
        <w:rPr>
          <w:rFonts w:hint="eastAsia" w:ascii="Times New Roman" w:hAnsi="Times New Roman" w:eastAsia="宋体" w:cs="Times New Roman"/>
          <w:kern w:val="0"/>
          <w:sz w:val="24"/>
          <w:lang w:bidi="ar"/>
        </w:rPr>
        <w:t xml:space="preserve"> where </w:t>
      </w:r>
      <w:r>
        <w:rPr>
          <w:rFonts w:hint="eastAsia" w:ascii="Times New Roman" w:hAnsi="Times New Roman" w:eastAsia="宋体" w:cs="Times New Roman"/>
          <w:i/>
          <w:iCs/>
          <w:kern w:val="0"/>
          <w:sz w:val="24"/>
          <w:lang w:bidi="ar"/>
        </w:rPr>
        <w:t>PB</w:t>
      </w:r>
      <w:r>
        <w:rPr>
          <w:rFonts w:hint="eastAsia" w:ascii="Times New Roman" w:hAnsi="Times New Roman" w:eastAsia="宋体" w:cs="Times New Roman"/>
          <w:i/>
          <w:iCs/>
          <w:kern w:val="0"/>
          <w:sz w:val="24"/>
          <w:vertAlign w:val="subscript"/>
          <w:lang w:bidi="ar"/>
        </w:rPr>
        <w:t>in</w:t>
      </w:r>
      <w:r>
        <w:rPr>
          <w:rFonts w:hint="eastAsia" w:ascii="Times New Roman" w:hAnsi="Times New Roman" w:eastAsia="宋体" w:cs="Times New Roman"/>
          <w:kern w:val="0"/>
          <w:sz w:val="24"/>
          <w:lang w:bidi="ar"/>
        </w:rPr>
        <w:t xml:space="preserve"> refers to the rumor trust level of users within the cocoon and </w:t>
      </w:r>
      <w:r>
        <w:rPr>
          <w:rFonts w:hint="eastAsia" w:ascii="Times New Roman" w:hAnsi="Times New Roman" w:eastAsia="宋体" w:cs="Times New Roman"/>
          <w:i/>
          <w:iCs/>
          <w:kern w:val="0"/>
          <w:sz w:val="24"/>
          <w:lang w:bidi="ar"/>
        </w:rPr>
        <w:t>PB</w:t>
      </w:r>
      <w:r>
        <w:rPr>
          <w:rFonts w:hint="eastAsia" w:ascii="Times New Roman" w:hAnsi="Times New Roman" w:eastAsia="宋体" w:cs="Times New Roman"/>
          <w:i/>
          <w:iCs/>
          <w:kern w:val="0"/>
          <w:sz w:val="24"/>
          <w:vertAlign w:val="subscript"/>
          <w:lang w:bidi="ar"/>
        </w:rPr>
        <w:t>out</w:t>
      </w:r>
      <w:r>
        <w:rPr>
          <w:rFonts w:hint="eastAsia" w:ascii="Times New Roman" w:hAnsi="Times New Roman" w:eastAsia="宋体" w:cs="Times New Roman"/>
          <w:i/>
          <w:iCs/>
          <w:kern w:val="0"/>
          <w:sz w:val="24"/>
          <w:lang w:bidi="ar"/>
        </w:rPr>
        <w:t xml:space="preserve"> </w:t>
      </w:r>
      <w:r>
        <w:rPr>
          <w:rFonts w:hint="eastAsia" w:ascii="Times New Roman" w:hAnsi="Times New Roman" w:eastAsia="宋体" w:cs="Times New Roman"/>
          <w:kern w:val="0"/>
          <w:sz w:val="24"/>
          <w:lang w:bidi="ar"/>
        </w:rPr>
        <w:t>refers to that of users outside the cocoon. As the level of group communication within the cocoon increases, the degree of group cocooning also intensifies. Accordingly, the rumor trust gap between cocooned and non-cocooned users becomes larger. This study assumes that users who remain in the cocoon generally conform to this pattern; if they no longer agree with the views of the rumor source, they are likely to unfollow the rumor blogger and exit the rumor cocoon</w:t>
      </w:r>
      <w:bookmarkEnd w:id="32"/>
      <w:r>
        <w:rPr>
          <w:rFonts w:hint="eastAsia" w:ascii="Times New Roman" w:hAnsi="Times New Roman" w:eastAsia="宋体" w:cs="Times New Roman"/>
          <w:kern w:val="0"/>
          <w:sz w:val="24"/>
          <w:lang w:bidi="ar"/>
        </w:rPr>
        <w:t>.</w:t>
      </w:r>
    </w:p>
    <w:p w14:paraId="7D32413E">
      <w:pPr>
        <w:suppressAutoHyphens/>
        <w:kinsoku w:val="0"/>
        <w:overflowPunct w:val="0"/>
        <w:autoSpaceDE w:val="0"/>
        <w:autoSpaceDN w:val="0"/>
        <w:adjustRightInd w:val="0"/>
        <w:snapToGrid w:val="0"/>
        <w:spacing w:line="360" w:lineRule="auto"/>
        <w:jc w:val="center"/>
        <w:rPr>
          <w:rFonts w:ascii="Times New Roman" w:hAnsi="Times New Roman" w:eastAsia="宋体" w:cs="Times New Roman"/>
          <w:kern w:val="0"/>
          <w:sz w:val="24"/>
          <w:lang w:bidi="ar"/>
        </w:rPr>
      </w:pPr>
      <w:r>
        <w:rPr>
          <w:rFonts w:hint="eastAsia" w:ascii="Times New Roman" w:hAnsi="Times New Roman" w:eastAsia="宋体" w:cs="Times New Roman"/>
          <w:kern w:val="0"/>
          <w:sz w:val="24"/>
          <w:lang w:bidi="ar"/>
        </w:rPr>
        <w:drawing>
          <wp:inline distT="0" distB="0" distL="114300" distR="114300">
            <wp:extent cx="4643755" cy="3743325"/>
            <wp:effectExtent l="0" t="0" r="4445" b="0"/>
            <wp:docPr id="7" name="图片 7"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 2"/>
                    <pic:cNvPicPr>
                      <a:picLocks noChangeAspect="1"/>
                    </pic:cNvPicPr>
                  </pic:nvPicPr>
                  <pic:blipFill>
                    <a:blip r:embed="rId7"/>
                    <a:stretch>
                      <a:fillRect/>
                    </a:stretch>
                  </pic:blipFill>
                  <pic:spPr>
                    <a:xfrm>
                      <a:off x="0" y="0"/>
                      <a:ext cx="4643755" cy="3743325"/>
                    </a:xfrm>
                    <a:prstGeom prst="rect">
                      <a:avLst/>
                    </a:prstGeom>
                  </pic:spPr>
                </pic:pic>
              </a:graphicData>
            </a:graphic>
          </wp:inline>
        </w:drawing>
      </w:r>
    </w:p>
    <w:p w14:paraId="0BFDF24B">
      <w:pPr>
        <w:pStyle w:val="3"/>
        <w:suppressAutoHyphens/>
        <w:kinsoku w:val="0"/>
        <w:overflowPunct w:val="0"/>
        <w:autoSpaceDE w:val="0"/>
        <w:autoSpaceDN w:val="0"/>
        <w:adjustRightInd w:val="0"/>
        <w:snapToGrid w:val="0"/>
        <w:spacing w:line="360" w:lineRule="auto"/>
        <w:jc w:val="center"/>
        <w:rPr>
          <w:rFonts w:ascii="Times New Roman" w:hAnsi="Times New Roman" w:cs="Times New Roman"/>
          <w:position w:val="-12"/>
          <w:sz w:val="24"/>
        </w:rPr>
      </w:pPr>
      <w:r>
        <w:rPr>
          <w:rFonts w:ascii="Times New Roman" w:hAnsi="Times New Roman" w:cs="Times New Roman"/>
          <w:b/>
          <w:bCs/>
          <w:sz w:val="24"/>
        </w:rPr>
        <w:t xml:space="preserve">Figure </w:t>
      </w:r>
      <w:r>
        <w:rPr>
          <w:rFonts w:hint="eastAsia" w:ascii="Times New Roman" w:hAnsi="Times New Roman" w:cs="Times New Roman"/>
          <w:b/>
          <w:bCs/>
          <w:sz w:val="24"/>
        </w:rPr>
        <w:t>2.</w:t>
      </w:r>
      <w:r>
        <w:rPr>
          <w:rFonts w:ascii="Times New Roman" w:hAnsi="Times New Roman" w:cs="Times New Roman"/>
          <w:b/>
          <w:bCs/>
          <w:sz w:val="24"/>
        </w:rPr>
        <w:t xml:space="preserve"> </w:t>
      </w:r>
      <w:r>
        <w:rPr>
          <w:rFonts w:hint="eastAsia" w:ascii="Times New Roman" w:hAnsi="Times New Roman" w:cs="Times New Roman"/>
          <w:sz w:val="24"/>
        </w:rPr>
        <w:t>A,</w:t>
      </w:r>
      <w:r>
        <w:rPr>
          <w:rFonts w:hint="eastAsia" w:ascii="Times New Roman" w:hAnsi="Times New Roman" w:cs="Times New Roman"/>
          <w:b/>
          <w:bCs/>
          <w:sz w:val="24"/>
        </w:rPr>
        <w:t xml:space="preserve"> </w:t>
      </w:r>
      <w:r>
        <w:rPr>
          <w:rFonts w:ascii="Times New Roman" w:hAnsi="Times New Roman" w:cs="Times New Roman"/>
          <w:sz w:val="24"/>
        </w:rPr>
        <w:t xml:space="preserve">Schematic of difference in </w:t>
      </w:r>
      <w:r>
        <w:rPr>
          <w:rFonts w:ascii="Times New Roman" w:hAnsi="Times New Roman" w:cs="Times New Roman"/>
          <w:i/>
          <w:iCs/>
          <w:sz w:val="24"/>
        </w:rPr>
        <w:t>PB</w:t>
      </w:r>
      <w:r>
        <w:rPr>
          <w:rFonts w:ascii="Times New Roman" w:hAnsi="Times New Roman" w:cs="Times New Roman"/>
          <w:sz w:val="24"/>
        </w:rPr>
        <w:t xml:space="preserve"> between interior and exterior of rumor cocoon</w:t>
      </w:r>
      <w:r>
        <w:rPr>
          <w:rFonts w:hint="eastAsia" w:ascii="Times New Roman" w:hAnsi="Times New Roman" w:cs="Times New Roman"/>
          <w:sz w:val="24"/>
        </w:rPr>
        <w:t xml:space="preserve">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sz w:val="24"/>
        </w:rPr>
        <w:t xml:space="preserve">). B, </w:t>
      </w:r>
      <w:r>
        <w:rPr>
          <w:rFonts w:ascii="Times New Roman" w:hAnsi="Times New Roman" w:cs="Times New Roman"/>
          <w:sz w:val="24"/>
        </w:rPr>
        <w:t>Percentage of users who believe the rumor</w:t>
      </w:r>
      <w:r>
        <w:rPr>
          <w:rFonts w:hint="eastAsia" w:ascii="Times New Roman" w:hAnsi="Times New Roman" w:cs="Times New Roman"/>
          <w:sz w:val="24"/>
        </w:rPr>
        <w:t>.</w:t>
      </w:r>
      <w:r>
        <w:rPr>
          <w:rFonts w:hint="eastAsia" w:ascii="Times New Roman" w:hAnsi="Times New Roman" w:cs="Times New Roman"/>
          <w:position w:val="-6"/>
          <w:sz w:val="24"/>
        </w:rPr>
        <w:t xml:space="preserve"> </w:t>
      </w:r>
    </w:p>
    <w:p w14:paraId="2844EA02">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Moreover, a stronger inclination toward believing rumors (</w:t>
      </w:r>
      <w:r>
        <w:rPr>
          <w:rFonts w:hint="eastAsia" w:ascii="Times New Roman" w:hAnsi="Times New Roman" w:cs="Times New Roman"/>
          <w:i/>
          <w:iCs/>
          <w:sz w:val="24"/>
        </w:rPr>
        <w:t>PB</w:t>
      </w:r>
      <w:r>
        <w:rPr>
          <w:rFonts w:ascii="Times New Roman" w:hAnsi="Times New Roman" w:cs="Times New Roman"/>
          <w:sz w:val="24"/>
        </w:rPr>
        <w:t>) is positively associated with an increased likelihood of becoming a rumor disseminator (</w:t>
      </w:r>
      <w:r>
        <w:rPr>
          <w:rFonts w:hint="eastAsia" w:ascii="Times New Roman" w:hAnsi="Times New Roman" w:cs="Times New Roman"/>
          <w:i/>
          <w:iCs/>
          <w:sz w:val="24"/>
        </w:rPr>
        <w:t>RC</w:t>
      </w:r>
      <w:r>
        <w:rPr>
          <w:rFonts w:ascii="Times New Roman" w:hAnsi="Times New Roman" w:cs="Times New Roman"/>
          <w:sz w:val="24"/>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{"citationID":"9fwhY8B6","properties":{"unsorted":false,"formattedCitation":"[33]","plainCitation":"[33]","noteIndex":0},"citationItems":[{"id":426,"uris":["http://zotero.org/users/11769009/items/DIL8ZXNB"],"itemData":{"id":426,"type":"article-journal","abstract":"The proliferation of the Internet and online communities has greatly increased the number and transmission speed of online rumors. To take more effective measures to counter the negative effects of these rumors, researchers and companies should understand the underlying mechanism of online rumor transmission. Therefore, this study takes an early initiative by focusing on users’ arguments in online discussion forums on the rumors and their effects on an individual’s belief in rumor and belief change, which is guided by the informational cascade and group polarization theories. In turn, belief and belief change on the online rumor lead to intention to spread the rumor. A lab experiment was conducted to test research hypotheses. The results, implications, limitations of the study, and conclusion are presented.","container-title":"Information &amp; Management","DOI":"10.1016/j.im.2017.10.004","ISSN":"0378-7206","issue":"4","journalAbbreviation":"Information &amp; Management","language":"en","page":"441-449","source":"ScienceDirect","title":"Effects of group arguments on rumor belief and transmission in online communities: An information cascade and group polarization perspective","title-short":"Effects of group arguments on rumor belief and transmission in online communities","volume":"55","author":[{"family":"Wang","given":"Quansheng"},{"family":"Yang","given":"Xue"},{"family":"Xi","given":"Wanyu"}],"issued":{"date-parts":[["2018",6,1]]}}}],"schema":"https://github.com/citation-style-language/schema/raw/master/csl-citation.json"}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[33]</w:t>
      </w:r>
      <w:r>
        <w:rPr>
          <w:rFonts w:ascii="Times New Roman" w:hAnsi="Times New Roman" w:cs="Times New Roman"/>
          <w:sz w:val="24"/>
          <w:vertAlign w:val="superscript"/>
        </w:rPr>
        <w:fldChar w:fldCharType="end"/>
      </w:r>
      <w:r>
        <w:rPr>
          <w:rFonts w:ascii="Times New Roman" w:hAnsi="Times New Roman" w:cs="Times New Roman"/>
          <w:sz w:val="24"/>
        </w:rPr>
        <w:t>. In our model, we assume that the dissemination probability (</w:t>
      </w:r>
      <w:r>
        <w:rPr>
          <w:rFonts w:hint="eastAsia" w:ascii="Times New Roman" w:hAnsi="Times New Roman" w:cs="Times New Roman"/>
          <w:i/>
          <w:iCs/>
          <w:sz w:val="24"/>
        </w:rPr>
        <w:t>RC</w:t>
      </w:r>
      <w:r>
        <w:rPr>
          <w:rFonts w:ascii="Times New Roman" w:hAnsi="Times New Roman" w:cs="Times New Roman"/>
          <w:sz w:val="24"/>
        </w:rPr>
        <w:t>) is strictly proportional to the belief probability (</w:t>
      </w:r>
      <w:r>
        <w:rPr>
          <w:rFonts w:hint="eastAsia" w:ascii="Times New Roman" w:hAnsi="Times New Roman" w:cs="Times New Roman"/>
          <w:i/>
          <w:iCs/>
          <w:sz w:val="24"/>
        </w:rPr>
        <w:t>PB</w:t>
      </w:r>
      <w:r>
        <w:rPr>
          <w:rFonts w:ascii="Times New Roman" w:hAnsi="Times New Roman" w:cs="Times New Roman"/>
          <w:sz w:val="24"/>
        </w:rPr>
        <w:t>). To quantify this relationship, we calculated a proportional constant (</w:t>
      </w:r>
      <w:r>
        <w:rPr>
          <w:rFonts w:hint="eastAsia" w:ascii="Times New Roman" w:hAnsi="Times New Roman" w:cs="Times New Roman"/>
          <w:i/>
          <w:iCs/>
          <w:sz w:val="24"/>
        </w:rPr>
        <w:t>P</w:t>
      </w:r>
      <w:r>
        <w:rPr>
          <w:rFonts w:ascii="Times New Roman" w:hAnsi="Times New Roman" w:cs="Times New Roman"/>
          <w:sz w:val="24"/>
        </w:rPr>
        <w:t>) based on the empirical mean values from our dataset:</w:t>
      </w:r>
      <m:oMath>
        <m:r>
          <m:rPr>
            <m:nor/>
          </m:rPr>
          <w:rPr>
            <w:rFonts w:ascii="Times New Roman" w:hAnsi="Times New Roman" w:cs="Times New Roman"/>
            <w:i/>
            <w:sz w:val="24"/>
          </w:rPr>
          <m:t>P</m:t>
        </m:r>
        <m:r>
          <m:rPr>
            <m:nor/>
            <m:sty m:val="p"/>
          </m:rPr>
          <w:rPr>
            <w:rFonts w:ascii="Times New Roman" w:hAnsi="Times New Roman" w:cs="Times New Roman"/>
            <w:b w:val="0"/>
            <w:i w:val="0"/>
            <w:sz w:val="24"/>
          </w:rPr>
          <m:t>=</m:t>
        </m:r>
        <m:f>
          <m:fPr>
            <m:ctrlPr>
              <w:rPr>
                <w:rFonts w:ascii="Cambria Math" w:hAnsi="Cambria Math" w:cs="Times New Roman"/>
                <w:sz w:val="24"/>
              </w:rPr>
            </m:ctrlPr>
          </m:fPr>
          <m:num>
            <m:r>
              <m:rPr>
                <m:nor/>
              </m:rPr>
              <w:rPr>
                <w:rFonts w:ascii="Times New Roman" w:hAnsi="Times New Roman" w:cs="Times New Roman"/>
                <w:i/>
                <w:sz w:val="24"/>
              </w:rPr>
              <m:t>RC</m:t>
            </m:r>
            <m:ctrlPr>
              <w:rPr>
                <w:rFonts w:ascii="Cambria Math" w:hAnsi="Cambria Math" w:cs="Times New Roman"/>
                <w:sz w:val="24"/>
              </w:rPr>
            </m:ctrlPr>
          </m:num>
          <m:den>
            <m:r>
              <m:rPr>
                <m:nor/>
              </m:rPr>
              <w:rPr>
                <w:rFonts w:ascii="Times New Roman" w:hAnsi="Times New Roman" w:cs="Times New Roman"/>
                <w:i/>
                <w:sz w:val="24"/>
              </w:rPr>
              <m:t>PB</m:t>
            </m:r>
            <m:ctrlPr>
              <w:rPr>
                <w:rFonts w:ascii="Cambria Math" w:hAnsi="Cambria Math" w:cs="Times New Roman"/>
                <w:sz w:val="24"/>
              </w:rPr>
            </m:ctrlPr>
          </m:den>
        </m:f>
        <m:r>
          <m:rPr>
            <m:nor/>
            <m:sty m:val="p"/>
          </m:rPr>
          <w:rPr>
            <w:rFonts w:ascii="Times New Roman" w:hAnsi="Times New Roman" w:cs="Times New Roman"/>
            <w:b w:val="0"/>
            <w:i w:val="0"/>
            <w:sz w:val="24"/>
          </w:rPr>
          <m:t>=</m:t>
        </m:r>
        <m:f>
          <m:fPr>
            <m:ctrlPr>
              <w:rPr>
                <w:rFonts w:ascii="Cambria Math" w:hAnsi="Cambria Math" w:cs="Times New Roman"/>
                <w:sz w:val="24"/>
              </w:rPr>
            </m:ctrlPr>
          </m:fPr>
          <m:num>
            <m:r>
              <m:rPr>
                <m:nor/>
                <m:sty m:val="p"/>
              </m:rPr>
              <w:rPr>
                <w:rFonts w:ascii="Times New Roman" w:hAnsi="Times New Roman" w:cs="Times New Roman"/>
                <w:b w:val="0"/>
                <w:i w:val="0"/>
                <w:sz w:val="24"/>
              </w:rPr>
              <m:t>0.10</m:t>
            </m:r>
            <m:ctrlPr>
              <w:rPr>
                <w:rFonts w:ascii="Cambria Math" w:hAnsi="Cambria Math" w:cs="Times New Roman"/>
                <w:sz w:val="24"/>
              </w:rPr>
            </m:ctrlPr>
          </m:num>
          <m:den>
            <m:r>
              <m:rPr>
                <m:nor/>
                <m:sty m:val="p"/>
              </m:rPr>
              <w:rPr>
                <w:rFonts w:ascii="Times New Roman" w:hAnsi="Times New Roman" w:cs="Times New Roman"/>
                <w:b w:val="0"/>
                <w:i w:val="0"/>
                <w:sz w:val="24"/>
              </w:rPr>
              <m:t>0.579</m:t>
            </m:r>
            <m:ctrlPr>
              <w:rPr>
                <w:rFonts w:ascii="Cambria Math" w:hAnsi="Cambria Math" w:cs="Times New Roman"/>
                <w:sz w:val="24"/>
              </w:rPr>
            </m:ctrlPr>
          </m:den>
        </m:f>
        <m:r>
          <m:rPr>
            <m:nor/>
            <m:sty m:val="p"/>
          </m:rPr>
          <w:rPr>
            <w:rFonts w:ascii="Times New Roman" w:hAnsi="Times New Roman" w:cs="Times New Roman"/>
            <w:b w:val="0"/>
            <w:i w:val="0"/>
            <w:sz w:val="24"/>
          </w:rPr>
          <m:t>≈0.172</m:t>
        </m:r>
      </m:oMath>
      <w:r>
        <w:rPr>
          <w:rFonts w:ascii="Times New Roman" w:hAnsi="Times New Roman" w:cs="Times New Roman"/>
          <w:sz w:val="24"/>
        </w:rPr>
        <w:t>.</w:t>
      </w:r>
      <w:r>
        <w:rPr>
          <w:rFonts w:hint="eastAsia" w:ascii="Times New Roman" w:hAnsi="Times New Roman" w:cs="Times New Roman"/>
          <w:sz w:val="24"/>
        </w:rPr>
        <w:t xml:space="preserve"> </w:t>
      </w:r>
      <w:r>
        <w:rPr>
          <w:rFonts w:ascii="Times New Roman" w:hAnsi="Times New Roman" w:cs="Times New Roman"/>
          <w:sz w:val="24"/>
        </w:rPr>
        <w:t>Consequently, in the simulation environment, whenever the probability of believing a rumor (</w:t>
      </w:r>
      <w:r>
        <w:rPr>
          <w:rFonts w:hint="eastAsia" w:ascii="Times New Roman" w:hAnsi="Times New Roman" w:cs="Times New Roman"/>
          <w:i/>
          <w:iCs/>
          <w:sz w:val="24"/>
        </w:rPr>
        <w:t>PB</w:t>
      </w:r>
      <w:r>
        <w:rPr>
          <w:rFonts w:ascii="Times New Roman" w:hAnsi="Times New Roman" w:cs="Times New Roman"/>
          <w:sz w:val="24"/>
        </w:rPr>
        <w:t>) varies—such as the differences observed between users inside versus outside the rumor cocoon—the probability of becoming a disseminator (</w:t>
      </w:r>
      <w:r>
        <w:rPr>
          <w:rFonts w:hint="eastAsia" w:ascii="Times New Roman" w:hAnsi="Times New Roman" w:cs="Times New Roman"/>
          <w:i/>
          <w:iCs/>
          <w:sz w:val="24"/>
        </w:rPr>
        <w:t>RC</w:t>
      </w:r>
      <w:r>
        <w:rPr>
          <w:rFonts w:ascii="Times New Roman" w:hAnsi="Times New Roman" w:cs="Times New Roman"/>
          <w:sz w:val="24"/>
        </w:rPr>
        <w:t>) dynamically scales according to this constant ratio</w:t>
      </w:r>
      <w:r>
        <w:rPr>
          <w:rFonts w:hint="eastAsia" w:ascii="Times New Roman" w:hAnsi="Times New Roman" w:cs="Times New Roman"/>
          <w:position w:val="-4"/>
          <w:sz w:val="24"/>
        </w:rPr>
        <w:t xml:space="preserve"> </w:t>
      </w:r>
      <w:r>
        <w:rPr>
          <w:rFonts w:hint="eastAsia" w:ascii="Times New Roman" w:hAnsi="Times New Roman" w:cs="Times New Roman"/>
          <w:i/>
          <w:iCs/>
          <w:sz w:val="24"/>
        </w:rPr>
        <w:t>P</w:t>
      </w:r>
      <w:r>
        <w:rPr>
          <w:rFonts w:ascii="Times New Roman" w:hAnsi="Times New Roman" w:cs="Times New Roman"/>
          <w:sz w:val="24"/>
        </w:rPr>
        <w:t xml:space="preserve">. This proportional linkage ensures our parameter settings dynamically reflect real-world spreading mechanisms (as detailed in Table </w:t>
      </w:r>
      <w:r>
        <w:rPr>
          <w:rFonts w:hint="eastAsia" w:ascii="Times New Roman" w:hAnsi="Times New Roman" w:cs="Times New Roman"/>
          <w:sz w:val="24"/>
        </w:rPr>
        <w:t>1</w:t>
      </w:r>
      <w:r>
        <w:rPr>
          <w:rFonts w:ascii="Times New Roman" w:hAnsi="Times New Roman" w:cs="Times New Roman"/>
          <w:sz w:val="24"/>
        </w:rPr>
        <w:t>).</w:t>
      </w:r>
    </w:p>
    <w:p w14:paraId="76D2227E">
      <w:pPr>
        <w:pStyle w:val="3"/>
        <w:suppressAutoHyphens/>
        <w:kinsoku w:val="0"/>
        <w:overflowPunct w:val="0"/>
        <w:autoSpaceDE w:val="0"/>
        <w:autoSpaceDN w:val="0"/>
        <w:adjustRightInd w:val="0"/>
        <w:snapToGrid w:val="0"/>
        <w:spacing w:line="360" w:lineRule="auto"/>
        <w:rPr>
          <w:rFonts w:ascii="Times New Roman" w:hAnsi="Times New Roman" w:eastAsia="宋体" w:cs="Times New Roman"/>
          <w:sz w:val="24"/>
        </w:rPr>
      </w:pPr>
      <w:r>
        <w:rPr>
          <w:rFonts w:ascii="Times New Roman" w:hAnsi="Times New Roman" w:cs="Times New Roman"/>
          <w:b/>
          <w:bCs/>
          <w:sz w:val="24"/>
        </w:rPr>
        <w:t xml:space="preserve">Table </w:t>
      </w:r>
      <w:r>
        <w:rPr>
          <w:rFonts w:hint="eastAsia" w:ascii="Times New Roman" w:hAnsi="Times New Roman" w:cs="Times New Roman"/>
          <w:b/>
          <w:bCs/>
          <w:sz w:val="24"/>
        </w:rPr>
        <w:t>1</w:t>
      </w:r>
      <w:r>
        <w:rPr>
          <w:rFonts w:ascii="Times New Roman" w:hAnsi="Times New Roman" w:cs="Times New Roman"/>
          <w:b/>
          <w:bCs/>
          <w:sz w:val="24"/>
        </w:rPr>
        <w:t xml:space="preserve">. </w:t>
      </w:r>
      <w:r>
        <w:rPr>
          <w:rFonts w:ascii="Times New Roman" w:hAnsi="Times New Roman" w:cs="Times New Roman"/>
          <w:sz w:val="24"/>
        </w:rPr>
        <w:t xml:space="preserve">Parameter setting of </w:t>
      </w:r>
      <w:r>
        <w:rPr>
          <w:rFonts w:hint="eastAsia" w:ascii="Times New Roman" w:hAnsi="Times New Roman" w:cs="Times New Roman"/>
          <w:i/>
          <w:iCs/>
          <w:sz w:val="24"/>
        </w:rPr>
        <w:t>PB</w:t>
      </w:r>
      <w:r>
        <w:rPr>
          <w:rFonts w:ascii="Times New Roman" w:hAnsi="Times New Roman" w:cs="Times New Roman"/>
          <w:sz w:val="24"/>
        </w:rPr>
        <w:t xml:space="preserve"> and </w:t>
      </w:r>
      <w:r>
        <w:rPr>
          <w:rFonts w:hint="eastAsia" w:ascii="Times New Roman" w:hAnsi="Times New Roman" w:cs="Times New Roman"/>
          <w:i/>
          <w:iCs/>
          <w:sz w:val="24"/>
        </w:rPr>
        <w:t>RC</w:t>
      </w:r>
      <w:r>
        <w:rPr>
          <w:rFonts w:ascii="Times New Roman" w:hAnsi="Times New Roman" w:cs="Times New Roman"/>
          <w:sz w:val="24"/>
        </w:rPr>
        <w:t xml:space="preserve"> under different degrees of group cocooning</w:t>
      </w:r>
    </w:p>
    <w:tbl>
      <w:tblPr>
        <w:tblStyle w:val="11"/>
        <w:tblW w:w="499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8"/>
        <w:gridCol w:w="2403"/>
        <w:gridCol w:w="2404"/>
        <w:gridCol w:w="2405"/>
      </w:tblGrid>
      <w:tr w14:paraId="207E6D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 w:hRule="atLeast"/>
          <w:jc w:val="center"/>
        </w:trPr>
        <w:tc>
          <w:tcPr>
            <w:tcW w:w="1981" w:type="dxa"/>
            <w:tcBorders>
              <w:bottom w:val="single" w:color="auto" w:sz="8" w:space="0"/>
            </w:tcBorders>
            <w:noWrap/>
            <w:vAlign w:val="center"/>
          </w:tcPr>
          <w:p w14:paraId="76823ED2">
            <w:pPr>
              <w:widowControl/>
              <w:jc w:val="center"/>
              <w:textAlignment w:val="center"/>
              <w:rPr>
                <w:rFonts w:ascii="Times New Roman" w:hAnsi="Times New Roman" w:eastAsia="宋体" w:cs="Times New Roman"/>
                <w:kern w:val="0"/>
                <w:szCs w:val="21"/>
                <w:lang w:bidi="ar"/>
              </w:rPr>
            </w:pPr>
          </w:p>
        </w:tc>
        <w:tc>
          <w:tcPr>
            <w:tcW w:w="2347" w:type="dxa"/>
            <w:tcBorders>
              <w:bottom w:val="single" w:color="auto" w:sz="8" w:space="0"/>
            </w:tcBorders>
            <w:noWrap/>
            <w:vAlign w:val="center"/>
          </w:tcPr>
          <w:p w14:paraId="7DB0F2A6">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Low (</w:t>
            </w:r>
            <w:bookmarkStart w:id="33" w:name="OLE_LINK177"/>
            <w:r>
              <w:rPr>
                <w:rFonts w:hint="eastAsia" w:ascii="Times New Roman" w:hAnsi="Times New Roman" w:eastAsia="宋体" w:cs="Times New Roman"/>
                <w:i/>
                <w:iCs/>
                <w:kern w:val="0"/>
                <w:szCs w:val="21"/>
                <w:lang w:bidi="ar"/>
              </w:rPr>
              <w:t>PB</w:t>
            </w:r>
            <w:r>
              <w:rPr>
                <w:rFonts w:hint="eastAsia" w:ascii="Times New Roman" w:hAnsi="Times New Roman" w:eastAsia="宋体" w:cs="Times New Roman"/>
                <w:i/>
                <w:iCs/>
                <w:kern w:val="0"/>
                <w:szCs w:val="21"/>
                <w:vertAlign w:val="subscript"/>
                <w:lang w:bidi="ar"/>
              </w:rPr>
              <w:t>d</w:t>
            </w:r>
            <w:r>
              <w:rPr>
                <w:rFonts w:hint="eastAsia" w:ascii="Times New Roman" w:hAnsi="Times New Roman" w:eastAsia="宋体" w:cs="Times New Roman"/>
                <w:kern w:val="0"/>
                <w:szCs w:val="21"/>
                <w:lang w:bidi="ar"/>
              </w:rPr>
              <w:t xml:space="preserve"> = 0</w:t>
            </w:r>
            <w:bookmarkEnd w:id="33"/>
            <w:r>
              <w:rPr>
                <w:rFonts w:hint="eastAsia" w:ascii="Times New Roman" w:hAnsi="Times New Roman" w:eastAsia="宋体" w:cs="Times New Roman"/>
                <w:kern w:val="0"/>
                <w:szCs w:val="21"/>
                <w:lang w:bidi="ar"/>
              </w:rPr>
              <w:t>)</w:t>
            </w:r>
          </w:p>
        </w:tc>
        <w:tc>
          <w:tcPr>
            <w:tcW w:w="2348" w:type="dxa"/>
            <w:tcBorders>
              <w:bottom w:val="single" w:color="auto" w:sz="8" w:space="0"/>
            </w:tcBorders>
            <w:noWrap/>
            <w:vAlign w:val="center"/>
          </w:tcPr>
          <w:p w14:paraId="0859CDF5">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Middle(</w:t>
            </w:r>
            <w:r>
              <w:rPr>
                <w:rFonts w:hint="eastAsia" w:ascii="Times New Roman" w:hAnsi="Times New Roman" w:eastAsia="宋体" w:cs="Times New Roman"/>
                <w:i/>
                <w:iCs/>
                <w:kern w:val="0"/>
                <w:szCs w:val="21"/>
                <w:lang w:bidi="ar"/>
              </w:rPr>
              <w:t>PB</w:t>
            </w:r>
            <w:r>
              <w:rPr>
                <w:rFonts w:hint="eastAsia" w:ascii="Times New Roman" w:hAnsi="Times New Roman" w:eastAsia="宋体" w:cs="Times New Roman"/>
                <w:i/>
                <w:iCs/>
                <w:kern w:val="0"/>
                <w:szCs w:val="21"/>
                <w:vertAlign w:val="subscript"/>
                <w:lang w:bidi="ar"/>
              </w:rPr>
              <w:t>d</w:t>
            </w:r>
            <w:r>
              <w:rPr>
                <w:rFonts w:hint="eastAsia" w:ascii="Times New Roman" w:hAnsi="Times New Roman" w:eastAsia="宋体" w:cs="Times New Roman"/>
                <w:kern w:val="0"/>
                <w:szCs w:val="21"/>
                <w:lang w:bidi="ar"/>
              </w:rPr>
              <w:t xml:space="preserve"> = 0.2)</w:t>
            </w:r>
          </w:p>
        </w:tc>
        <w:tc>
          <w:tcPr>
            <w:tcW w:w="2348" w:type="dxa"/>
            <w:tcBorders>
              <w:bottom w:val="single" w:color="auto" w:sz="8" w:space="0"/>
            </w:tcBorders>
            <w:noWrap/>
            <w:vAlign w:val="center"/>
          </w:tcPr>
          <w:p w14:paraId="783EE905">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High (</w:t>
            </w:r>
            <w:r>
              <w:rPr>
                <w:rFonts w:hint="eastAsia" w:ascii="Times New Roman" w:hAnsi="Times New Roman" w:eastAsia="宋体" w:cs="Times New Roman"/>
                <w:i/>
                <w:iCs/>
                <w:kern w:val="0"/>
                <w:szCs w:val="21"/>
                <w:lang w:bidi="ar"/>
              </w:rPr>
              <w:t>PB</w:t>
            </w:r>
            <w:r>
              <w:rPr>
                <w:rFonts w:hint="eastAsia" w:ascii="Times New Roman" w:hAnsi="Times New Roman" w:eastAsia="宋体" w:cs="Times New Roman"/>
                <w:i/>
                <w:iCs/>
                <w:kern w:val="0"/>
                <w:szCs w:val="21"/>
                <w:vertAlign w:val="subscript"/>
                <w:lang w:bidi="ar"/>
              </w:rPr>
              <w:t>d</w:t>
            </w:r>
            <w:r>
              <w:rPr>
                <w:rFonts w:hint="eastAsia" w:ascii="Times New Roman" w:hAnsi="Times New Roman" w:eastAsia="宋体" w:cs="Times New Roman"/>
                <w:kern w:val="0"/>
                <w:szCs w:val="21"/>
                <w:lang w:bidi="ar"/>
              </w:rPr>
              <w:t xml:space="preserve"> = 0.4)</w:t>
            </w:r>
          </w:p>
        </w:tc>
      </w:tr>
      <w:tr w14:paraId="49B1BA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 w:hRule="atLeast"/>
          <w:jc w:val="center"/>
        </w:trPr>
        <w:tc>
          <w:tcPr>
            <w:tcW w:w="1981" w:type="dxa"/>
            <w:tcBorders>
              <w:top w:val="single" w:color="auto" w:sz="8" w:space="0"/>
              <w:tl2br w:val="nil"/>
              <w:tr2bl w:val="nil"/>
            </w:tcBorders>
            <w:noWrap/>
            <w:vAlign w:val="center"/>
          </w:tcPr>
          <w:p w14:paraId="2D46935C">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i/>
                <w:iCs/>
                <w:kern w:val="0"/>
                <w:szCs w:val="21"/>
                <w:lang w:bidi="ar"/>
              </w:rPr>
              <w:t>PB</w:t>
            </w:r>
            <w:r>
              <w:rPr>
                <w:rFonts w:hint="eastAsia" w:ascii="Times New Roman" w:hAnsi="Times New Roman" w:eastAsia="宋体" w:cs="Times New Roman"/>
                <w:i/>
                <w:iCs/>
                <w:kern w:val="0"/>
                <w:szCs w:val="21"/>
                <w:vertAlign w:val="subscript"/>
                <w:lang w:bidi="ar"/>
              </w:rPr>
              <w:t>in</w:t>
            </w:r>
          </w:p>
        </w:tc>
        <w:tc>
          <w:tcPr>
            <w:tcW w:w="2347" w:type="dxa"/>
            <w:tcBorders>
              <w:top w:val="single" w:color="auto" w:sz="8" w:space="0"/>
              <w:tl2br w:val="nil"/>
              <w:tr2bl w:val="nil"/>
            </w:tcBorders>
            <w:noWrap/>
            <w:vAlign w:val="center"/>
          </w:tcPr>
          <w:p w14:paraId="078FF403">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kern w:val="0"/>
                <w:szCs w:val="21"/>
                <w:lang w:bidi="ar"/>
              </w:rPr>
              <w:t>0.579</w:t>
            </w:r>
          </w:p>
        </w:tc>
        <w:tc>
          <w:tcPr>
            <w:tcW w:w="2348" w:type="dxa"/>
            <w:tcBorders>
              <w:top w:val="single" w:color="auto" w:sz="8" w:space="0"/>
              <w:tl2br w:val="nil"/>
              <w:tr2bl w:val="nil"/>
            </w:tcBorders>
            <w:noWrap/>
            <w:vAlign w:val="center"/>
          </w:tcPr>
          <w:p w14:paraId="3890C46C">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kern w:val="0"/>
                <w:szCs w:val="21"/>
                <w:lang w:bidi="ar"/>
              </w:rPr>
              <w:t>0.679</w:t>
            </w:r>
          </w:p>
        </w:tc>
        <w:tc>
          <w:tcPr>
            <w:tcW w:w="2348" w:type="dxa"/>
            <w:tcBorders>
              <w:top w:val="single" w:color="auto" w:sz="8" w:space="0"/>
              <w:tl2br w:val="nil"/>
              <w:tr2bl w:val="nil"/>
            </w:tcBorders>
            <w:noWrap/>
            <w:vAlign w:val="center"/>
          </w:tcPr>
          <w:p w14:paraId="24CC38F4">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kern w:val="0"/>
                <w:szCs w:val="21"/>
                <w:lang w:bidi="ar"/>
              </w:rPr>
              <w:t>0.779</w:t>
            </w:r>
          </w:p>
        </w:tc>
      </w:tr>
      <w:tr w14:paraId="22CE26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jc w:val="center"/>
        </w:trPr>
        <w:tc>
          <w:tcPr>
            <w:tcW w:w="1981" w:type="dxa"/>
            <w:tcBorders>
              <w:tl2br w:val="nil"/>
              <w:tr2bl w:val="nil"/>
            </w:tcBorders>
            <w:noWrap/>
            <w:vAlign w:val="center"/>
          </w:tcPr>
          <w:p w14:paraId="4253C7CE">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i/>
                <w:iCs/>
                <w:kern w:val="0"/>
                <w:szCs w:val="21"/>
                <w:lang w:bidi="ar"/>
              </w:rPr>
              <w:t>PB</w:t>
            </w:r>
            <w:r>
              <w:rPr>
                <w:rFonts w:hint="eastAsia" w:ascii="Times New Roman" w:hAnsi="Times New Roman" w:eastAsia="宋体" w:cs="Times New Roman"/>
                <w:i/>
                <w:iCs/>
                <w:kern w:val="0"/>
                <w:szCs w:val="21"/>
                <w:vertAlign w:val="subscript"/>
                <w:lang w:bidi="ar"/>
              </w:rPr>
              <w:t>out</w:t>
            </w:r>
          </w:p>
        </w:tc>
        <w:tc>
          <w:tcPr>
            <w:tcW w:w="2347" w:type="dxa"/>
            <w:tcBorders>
              <w:tl2br w:val="nil"/>
              <w:tr2bl w:val="nil"/>
            </w:tcBorders>
            <w:noWrap/>
            <w:vAlign w:val="center"/>
          </w:tcPr>
          <w:p w14:paraId="232509D2">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kern w:val="0"/>
                <w:szCs w:val="21"/>
                <w:lang w:bidi="ar"/>
              </w:rPr>
              <w:t>0.579</w:t>
            </w:r>
          </w:p>
        </w:tc>
        <w:tc>
          <w:tcPr>
            <w:tcW w:w="2348" w:type="dxa"/>
            <w:tcBorders>
              <w:tl2br w:val="nil"/>
              <w:tr2bl w:val="nil"/>
            </w:tcBorders>
            <w:noWrap/>
            <w:vAlign w:val="center"/>
          </w:tcPr>
          <w:p w14:paraId="5EF68AEA">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kern w:val="0"/>
                <w:szCs w:val="21"/>
                <w:lang w:bidi="ar"/>
              </w:rPr>
              <w:t>0.479</w:t>
            </w:r>
          </w:p>
        </w:tc>
        <w:tc>
          <w:tcPr>
            <w:tcW w:w="2348" w:type="dxa"/>
            <w:tcBorders>
              <w:tl2br w:val="nil"/>
              <w:tr2bl w:val="nil"/>
            </w:tcBorders>
            <w:noWrap/>
            <w:vAlign w:val="center"/>
          </w:tcPr>
          <w:p w14:paraId="333C13BE">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kern w:val="0"/>
                <w:szCs w:val="21"/>
                <w:lang w:bidi="ar"/>
              </w:rPr>
              <w:t>0.379</w:t>
            </w:r>
          </w:p>
        </w:tc>
      </w:tr>
      <w:tr w14:paraId="4B52A7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4" w:hRule="atLeast"/>
          <w:jc w:val="center"/>
        </w:trPr>
        <w:tc>
          <w:tcPr>
            <w:tcW w:w="1981" w:type="dxa"/>
            <w:tcBorders>
              <w:tl2br w:val="nil"/>
              <w:tr2bl w:val="nil"/>
            </w:tcBorders>
            <w:noWrap/>
            <w:vAlign w:val="center"/>
          </w:tcPr>
          <w:p w14:paraId="59ABE631">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i/>
                <w:iCs/>
                <w:kern w:val="0"/>
                <w:szCs w:val="21"/>
                <w:lang w:bidi="ar"/>
              </w:rPr>
              <w:t>RC</w:t>
            </w:r>
            <w:r>
              <w:rPr>
                <w:rFonts w:hint="eastAsia" w:ascii="Times New Roman" w:hAnsi="Times New Roman" w:eastAsia="宋体" w:cs="Times New Roman"/>
                <w:i/>
                <w:iCs/>
                <w:kern w:val="0"/>
                <w:szCs w:val="21"/>
                <w:vertAlign w:val="subscript"/>
                <w:lang w:bidi="ar"/>
              </w:rPr>
              <w:t>in</w:t>
            </w:r>
          </w:p>
        </w:tc>
        <w:tc>
          <w:tcPr>
            <w:tcW w:w="2347" w:type="dxa"/>
            <w:tcBorders>
              <w:tl2br w:val="nil"/>
              <w:tr2bl w:val="nil"/>
            </w:tcBorders>
            <w:noWrap/>
            <w:vAlign w:val="center"/>
          </w:tcPr>
          <w:p w14:paraId="32AAD67E">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0.100</w:t>
            </w:r>
          </w:p>
        </w:tc>
        <w:tc>
          <w:tcPr>
            <w:tcW w:w="2348" w:type="dxa"/>
            <w:tcBorders>
              <w:tl2br w:val="nil"/>
              <w:tr2bl w:val="nil"/>
            </w:tcBorders>
            <w:noWrap/>
            <w:vAlign w:val="center"/>
          </w:tcPr>
          <w:p w14:paraId="5EF380CE">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0.117</w:t>
            </w:r>
          </w:p>
        </w:tc>
        <w:tc>
          <w:tcPr>
            <w:tcW w:w="2348" w:type="dxa"/>
            <w:tcBorders>
              <w:tl2br w:val="nil"/>
              <w:tr2bl w:val="nil"/>
            </w:tcBorders>
            <w:noWrap/>
            <w:vAlign w:val="center"/>
          </w:tcPr>
          <w:p w14:paraId="3EA1414B">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0.135</w:t>
            </w:r>
          </w:p>
        </w:tc>
      </w:tr>
      <w:tr w14:paraId="5FD172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jc w:val="center"/>
        </w:trPr>
        <w:tc>
          <w:tcPr>
            <w:tcW w:w="1981" w:type="dxa"/>
            <w:tcBorders>
              <w:tl2br w:val="nil"/>
              <w:tr2bl w:val="nil"/>
            </w:tcBorders>
            <w:noWrap/>
            <w:vAlign w:val="center"/>
          </w:tcPr>
          <w:p w14:paraId="3CF65722">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i/>
                <w:iCs/>
                <w:kern w:val="0"/>
                <w:szCs w:val="21"/>
                <w:lang w:bidi="ar"/>
              </w:rPr>
              <w:t>RC</w:t>
            </w:r>
            <w:r>
              <w:rPr>
                <w:rFonts w:hint="eastAsia" w:ascii="Times New Roman" w:hAnsi="Times New Roman" w:eastAsia="宋体" w:cs="Times New Roman"/>
                <w:i/>
                <w:iCs/>
                <w:kern w:val="0"/>
                <w:szCs w:val="21"/>
                <w:vertAlign w:val="subscript"/>
                <w:lang w:bidi="ar"/>
              </w:rPr>
              <w:t>out</w:t>
            </w:r>
          </w:p>
        </w:tc>
        <w:tc>
          <w:tcPr>
            <w:tcW w:w="2347" w:type="dxa"/>
            <w:tcBorders>
              <w:tl2br w:val="nil"/>
              <w:tr2bl w:val="nil"/>
            </w:tcBorders>
            <w:noWrap/>
            <w:vAlign w:val="center"/>
          </w:tcPr>
          <w:p w14:paraId="5179864C">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0.100</w:t>
            </w:r>
          </w:p>
        </w:tc>
        <w:tc>
          <w:tcPr>
            <w:tcW w:w="2348" w:type="dxa"/>
            <w:tcBorders>
              <w:tl2br w:val="nil"/>
              <w:tr2bl w:val="nil"/>
            </w:tcBorders>
            <w:noWrap/>
            <w:vAlign w:val="center"/>
          </w:tcPr>
          <w:p w14:paraId="3E21EE5F">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0.083</w:t>
            </w:r>
          </w:p>
        </w:tc>
        <w:tc>
          <w:tcPr>
            <w:tcW w:w="2348" w:type="dxa"/>
            <w:tcBorders>
              <w:tl2br w:val="nil"/>
              <w:tr2bl w:val="nil"/>
            </w:tcBorders>
            <w:noWrap/>
            <w:vAlign w:val="center"/>
          </w:tcPr>
          <w:p w14:paraId="36C28768">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0.065</w:t>
            </w:r>
          </w:p>
        </w:tc>
      </w:tr>
    </w:tbl>
    <w:p w14:paraId="0131E4C2">
      <w:pPr>
        <w:suppressAutoHyphens/>
        <w:kinsoku w:val="0"/>
        <w:overflowPunct w:val="0"/>
        <w:autoSpaceDE w:val="0"/>
        <w:autoSpaceDN w:val="0"/>
        <w:adjustRightInd w:val="0"/>
        <w:snapToGrid w:val="0"/>
        <w:spacing w:line="360" w:lineRule="auto"/>
        <w:jc w:val="left"/>
        <w:rPr>
          <w:rFonts w:ascii="Times New Roman" w:hAnsi="Times New Roman" w:cs="Times New Roman"/>
          <w:b/>
          <w:bCs/>
          <w:sz w:val="24"/>
        </w:rPr>
      </w:pPr>
    </w:p>
    <w:p w14:paraId="72219BF9">
      <w:pPr>
        <w:suppressAutoHyphens/>
        <w:kinsoku w:val="0"/>
        <w:overflowPunct w:val="0"/>
        <w:autoSpaceDE w:val="0"/>
        <w:autoSpaceDN w:val="0"/>
        <w:adjustRightInd w:val="0"/>
        <w:snapToGrid w:val="0"/>
        <w:spacing w:line="360" w:lineRule="auto"/>
        <w:jc w:val="left"/>
        <w:outlineLvl w:val="4"/>
        <w:rPr>
          <w:rFonts w:ascii="Times New Roman" w:hAnsi="Times New Roman" w:cs="Times New Roman"/>
          <w:b/>
          <w:bCs/>
          <w:sz w:val="24"/>
        </w:rPr>
      </w:pPr>
      <w:r>
        <w:rPr>
          <w:rFonts w:hint="eastAsia" w:ascii="Times New Roman" w:hAnsi="Times New Roman" w:cs="Times New Roman"/>
          <w:b/>
          <w:bCs/>
          <w:sz w:val="24"/>
        </w:rPr>
        <w:t>(2)</w:t>
      </w:r>
      <w:r>
        <w:rPr>
          <w:rFonts w:ascii="Times New Roman" w:hAnsi="Times New Roman" w:cs="Times New Roman"/>
          <w:b/>
          <w:bCs/>
          <w:sz w:val="24"/>
        </w:rPr>
        <w:t xml:space="preserve"> </w:t>
      </w:r>
      <w:r>
        <w:rPr>
          <w:rFonts w:hint="eastAsia" w:ascii="Times New Roman" w:hAnsi="Times New Roman" w:cs="Times New Roman"/>
          <w:b/>
          <w:bCs/>
          <w:sz w:val="24"/>
        </w:rPr>
        <w:t>Governmental capacities</w:t>
      </w:r>
    </w:p>
    <w:p w14:paraId="0E6993D3">
      <w:pPr>
        <w:suppressAutoHyphens/>
        <w:kinsoku w:val="0"/>
        <w:overflowPunct w:val="0"/>
        <w:autoSpaceDE w:val="0"/>
        <w:autoSpaceDN w:val="0"/>
        <w:adjustRightInd w:val="0"/>
        <w:snapToGrid w:val="0"/>
        <w:spacing w:line="360" w:lineRule="auto"/>
        <w:ind w:firstLine="480" w:firstLineChars="200"/>
        <w:rPr>
          <w:rFonts w:ascii="Times New Roman" w:hAnsi="Times New Roman" w:eastAsia="宋体" w:cs="Times New Roman"/>
          <w:position w:val="-30"/>
          <w:sz w:val="24"/>
        </w:rPr>
      </w:pPr>
      <w:bookmarkStart w:id="34" w:name="OLE_LINK32"/>
      <w:r>
        <w:rPr>
          <w:rFonts w:ascii="Times New Roman" w:hAnsi="Times New Roman" w:cs="Times New Roman"/>
          <w:sz w:val="24"/>
        </w:rPr>
        <w:t xml:space="preserve">In this study, </w:t>
      </w:r>
      <w:bookmarkStart w:id="35" w:name="OLE_LINK37"/>
      <w:r>
        <w:rPr>
          <w:rFonts w:ascii="Times New Roman" w:hAnsi="Times New Roman" w:cs="Times New Roman"/>
          <w:sz w:val="24"/>
        </w:rPr>
        <w:t>governmental rumor-refuting capacities are operationalized through three dimensions</w:t>
      </w:r>
      <w:r>
        <w:rPr>
          <w:rFonts w:hint="eastAsia"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rPr>
        <w:t>(</w:t>
      </w:r>
      <w:r>
        <w:rPr>
          <w:rFonts w:ascii="Times New Roman" w:hAnsi="Times New Roman" w:cs="Times New Roman"/>
          <w:sz w:val="24"/>
        </w:rPr>
        <w:t>ⅰ</w:t>
      </w:r>
      <w:r>
        <w:rPr>
          <w:rFonts w:hint="eastAsia" w:ascii="Times New Roman" w:hAnsi="Times New Roman" w:cs="Times New Roman"/>
          <w:sz w:val="24"/>
        </w:rPr>
        <w:t>)</w:t>
      </w:r>
      <w:r>
        <w:rPr>
          <w:rFonts w:ascii="Times New Roman" w:hAnsi="Times New Roman" w:cs="Times New Roman"/>
          <w:sz w:val="24"/>
        </w:rPr>
        <w:t xml:space="preserve"> </w:t>
      </w:r>
      <w:bookmarkStart w:id="36" w:name="OLE_LINK135"/>
      <w:r>
        <w:rPr>
          <w:rFonts w:ascii="Times New Roman" w:hAnsi="Times New Roman" w:cs="Times New Roman"/>
          <w:sz w:val="24"/>
        </w:rPr>
        <w:t xml:space="preserve">the </w:t>
      </w:r>
      <w:bookmarkStart w:id="37" w:name="OLE_LINK178"/>
      <w:r>
        <w:rPr>
          <w:rFonts w:ascii="Times New Roman" w:hAnsi="Times New Roman" w:cs="Times New Roman"/>
          <w:sz w:val="24"/>
        </w:rPr>
        <w:t>time delay of governmental rumor refutation</w:t>
      </w:r>
      <w:bookmarkEnd w:id="36"/>
      <w:bookmarkEnd w:id="37"/>
      <w:r>
        <w:rPr>
          <w:rFonts w:ascii="Times New Roman" w:hAnsi="Times New Roman" w:cs="Times New Roman"/>
          <w:sz w:val="24"/>
        </w:rPr>
        <w:t xml:space="preserve">, </w:t>
      </w:r>
      <w:r>
        <w:rPr>
          <w:rFonts w:hint="eastAsia" w:ascii="Times New Roman" w:hAnsi="Times New Roman" w:cs="Times New Roman"/>
          <w:sz w:val="24"/>
        </w:rPr>
        <w:t>(</w:t>
      </w:r>
      <w:r>
        <w:rPr>
          <w:rFonts w:ascii="Times New Roman" w:hAnsi="Times New Roman" w:cs="Times New Roman"/>
          <w:sz w:val="24"/>
        </w:rPr>
        <w:t>ⅱ</w:t>
      </w:r>
      <w:r>
        <w:rPr>
          <w:rFonts w:hint="eastAsia" w:ascii="Times New Roman" w:hAnsi="Times New Roman" w:cs="Times New Roman"/>
          <w:sz w:val="24"/>
        </w:rPr>
        <w:t>)</w:t>
      </w:r>
      <w:r>
        <w:rPr>
          <w:rFonts w:ascii="Times New Roman" w:hAnsi="Times New Roman" w:cs="Times New Roman"/>
          <w:sz w:val="24"/>
        </w:rPr>
        <w:t xml:space="preserve"> government capability to identify and target cocooned users, and </w:t>
      </w:r>
      <w:r>
        <w:rPr>
          <w:rFonts w:hint="eastAsia" w:ascii="Times New Roman" w:hAnsi="Times New Roman" w:cs="Times New Roman"/>
          <w:sz w:val="24"/>
        </w:rPr>
        <w:t>(</w:t>
      </w:r>
      <w:r>
        <w:rPr>
          <w:rFonts w:ascii="Times New Roman" w:hAnsi="Times New Roman" w:cs="Times New Roman"/>
          <w:sz w:val="24"/>
        </w:rPr>
        <w:t>ⅲ</w:t>
      </w:r>
      <w:r>
        <w:rPr>
          <w:rFonts w:hint="eastAsia" w:ascii="Times New Roman" w:hAnsi="Times New Roman" w:cs="Times New Roman"/>
          <w:sz w:val="24"/>
        </w:rPr>
        <w:t>)</w:t>
      </w:r>
      <w:r>
        <w:rPr>
          <w:rFonts w:ascii="Times New Roman" w:hAnsi="Times New Roman" w:cs="Times New Roman"/>
          <w:sz w:val="24"/>
        </w:rPr>
        <w:t xml:space="preserve"> government credibility</w:t>
      </w:r>
      <w:bookmarkEnd w:id="35"/>
      <w:r>
        <w:rPr>
          <w:rFonts w:ascii="Times New Roman" w:hAnsi="Times New Roman" w:cs="Times New Roman"/>
          <w:sz w:val="24"/>
        </w:rPr>
        <w:t>.</w:t>
      </w:r>
      <w:r>
        <w:rPr>
          <w:rFonts w:hint="eastAsia" w:ascii="Times New Roman" w:hAnsi="Times New Roman" w:cs="Times New Roman"/>
          <w:sz w:val="24"/>
        </w:rPr>
        <w:t xml:space="preserve"> Governmental rumor refutations typically exhibit a time lag due to the necessary investigations conducted by authorities to ascertain the facts and prepare official responses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{"citationID":"5Wwp59xx","properties":{"unsorted":false,"formattedCitation":"[34]","plainCitation":"[34]","noteIndex":0},"citationItems":[{"id":27,"uris":["http://zotero.org/users/11769009/items/SEGIS524"],"itemData":{"id":27,"type":"article-journal","abstract":"Exploring the dynamic mechanism of rumor reversal in several public emergency events can support managers to control and guild the spread of public opinion. In this study a two-stage rumor model, namely, susceptible, positive, negative, and recovered state (SPNR) is built to analyze rumor spread and reversal of rumors regarding emergencies on Weibo. The model considers the hysteresis of official news and public swing mentality based on epidemic models. To validate the proposed model, we compare the simulated data and the spread curve of rumor reversal on the basis of the real event “Chongqing bus plunging into the river”. The result shows the proposed model well simulates this real situation of news breakout, confirming the change of rumor-infected rate and probability of rumor disseminators transforming into positive public opinion disseminators, and the time of official statement for truth affecting rumor propagation in varying degrees. To effectively control and dispel rumors, proper guidance of official statement or authority release for truth in the public event is necessary.","container-title":"Physica A: Statistical Mechanics and its Applications","DOI":"10.1016/j.physa.2020.125005","ISSN":"0378-4371","journalAbbreviation":"Physica A: Statistical Mechanics and its Applications","language":"en","page":"125005","source":"ScienceDirect","title":"Dynamic rumor spreading of public opinion reversal on Weibo based on a two-stage SPNR model","volume":"558","author":[{"family":"Jiang","given":"Guoyin"},{"family":"Li","given":"Saipeng"},{"family":"Li","given":"Minglei"}],"issued":{"date-parts":[["2020",11,15]]}}}],"schema":"https://github.com/citation-style-language/schema/raw/master/csl-citation.json"}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[34]</w:t>
      </w:r>
      <w:r>
        <w:rPr>
          <w:rFonts w:hint="eastAsia" w:ascii="Times New Roman" w:hAnsi="Times New Roman" w:cs="Times New Roman"/>
          <w:sz w:val="24"/>
          <w:vertAlign w:val="superscript"/>
        </w:rPr>
        <w:fldChar w:fldCharType="end"/>
      </w:r>
      <w:r>
        <w:rPr>
          <w:rFonts w:hint="eastAsia" w:ascii="Times New Roman" w:hAnsi="Times New Roman" w:cs="Times New Roman"/>
          <w:sz w:val="24"/>
        </w:rPr>
        <w:t>.</w:t>
      </w:r>
      <w:r>
        <w:rPr>
          <w:rFonts w:hint="eastAsia" w:ascii="Times New Roman" w:hAnsi="Times New Roman" w:eastAsia="宋体" w:cs="Times New Roman"/>
          <w:position w:val="-30"/>
          <w:sz w:val="24"/>
        </w:rPr>
        <w:t xml:space="preserve"> </w:t>
      </w:r>
    </w:p>
    <w:bookmarkEnd w:id="34"/>
    <w:p w14:paraId="0358C81E">
      <w:pPr>
        <w:suppressAutoHyphens/>
        <w:kinsoku w:val="0"/>
        <w:overflowPunct w:val="0"/>
        <w:adjustRightInd w:val="0"/>
        <w:snapToGrid w:val="0"/>
        <w:spacing w:line="360" w:lineRule="auto"/>
        <w:ind w:firstLine="480" w:firstLineChars="200"/>
        <w:rPr>
          <w:rFonts w:ascii="Times New Roman" w:hAnsi="Times New Roman" w:cs="Times New Roman"/>
          <w:sz w:val="24"/>
        </w:rPr>
      </w:pPr>
      <w:bookmarkStart w:id="38" w:name="OLE_LINK43"/>
      <w:bookmarkStart w:id="39" w:name="OLE_LINK129"/>
      <w:r>
        <w:rPr>
          <w:rFonts w:hint="eastAsia" w:ascii="Times New Roman" w:hAnsi="Times New Roman" w:cs="Times New Roman"/>
          <w:sz w:val="24"/>
        </w:rPr>
        <w:t xml:space="preserve">Following prior agent-based studies of rumor diffusion, this study adopts discrete time steps to represent the temporal evolution of rumor spreading. In such models, agents interact with their neighbors and update their states at each time step </w:t>
      </w:r>
      <w:r>
        <w:rPr>
          <w:rFonts w:hint="eastAsia" w:ascii="Times New Roman" w:hAnsi="Times New Roman" w:cs="Times New Roman"/>
          <w:i/>
          <w:iCs/>
          <w:sz w:val="24"/>
        </w:rPr>
        <w:t>t</w:t>
      </w:r>
      <w:r>
        <w:rPr>
          <w:rFonts w:hint="eastAsia" w:ascii="Times New Roman" w:hAnsi="Times New Roman" w:cs="Times New Roman"/>
          <w:sz w:val="24"/>
        </w:rPr>
        <w:t xml:space="preserve">; accordingly, in the present study, a step refers to one discrete simulation time step. Lu et al.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{"citationID":"IiM0Vjbg","properties":{"unsorted":false,"formattedCitation":"[2]","plainCitation":"[2]","noteIndex":0},"citationItems":[{"id":384,"uris":["http://zotero.org/users/11769009/items/BBV57GKK"],"itemData":{"id":384,"type":"article-journal","abstract":"The spreading of rumor is the common type of collective actions. As a macro social phenomenon, the rumor spreading should be supported by the micro-level actions and interactions of people (agents). Therefore, the agent-based modeling is applied to modeling the micro-level mechanism of rumor spreading, which has more significance in the big data age. The outcomes of simulations indicate that there exist a stage transfer and the turning point D, which divides the whole spreading process into the linear (OD) and nonlinear (DE) stages. In the linear stage OD, the spreading percentage increases rapidly into a relatively high level of spreading percentage. However, after the turning point D, it increases slowly until the 100% is reached in the nonlinear stage DE. For the linear stage OD, we estimated the linear dynamics with the linear OLS regression, and it suggests that the adjusted R2 is as high as over 98%–99%, which is infinitely close to 100%; for the nonlinear stage DE, we estimated the nonlinear stage via adding the quadratic term of time into the regression model. It suggests that the adjusted R2 is as high as over 98% as well, which is also close to 100%. Based on the predictions of linear and nonlinear stages with the highest accuracies, we combined the linear and nonlinear stages (OE=OD+DE) to predict the whole process of rumor spreading. Eventually, the Smooth Predicted Curves (SPCs) can be obtained to better fit the evolutionary dynamic of spreading curves in reality.","container-title":"Physica A: Statistical Mechanics and its Applications","DOI":"10.1016/j.physa.2018.09.133","ISSN":"0378-4371","journalAbbreviation":"Physica A: Statistical Mechanics and its Applications","page":"349-369","title":"Two-stage predictions of evolutionary dynamics during the rumor dissemination","volume":"517","author":[{"family":"Lu","given":"Peng"},{"family":"Yao","given":"Qi"},{"family":"Lu","given":"Pengfei"}],"issued":{"date-parts":[["2019",3,1]]}}}],"schema":"https://github.com/citation-style-language/schema/raw/master/csl-citation.json"}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w:t>
      </w:r>
      <w:r>
        <w:rPr>
          <w:rFonts w:ascii="Times New Roman" w:hAnsi="Times New Roman" w:cs="Times New Roman"/>
          <w:sz w:val="24"/>
          <w:vertAlign w:val="superscript"/>
        </w:rPr>
        <w:fldChar w:fldCharType="end"/>
      </w:r>
      <w:r>
        <w:rPr>
          <w:rFonts w:hint="eastAsia" w:ascii="Times New Roman" w:hAnsi="Times New Roman" w:cs="Times New Roman"/>
          <w:sz w:val="24"/>
          <w:vertAlign w:val="superscript"/>
        </w:rPr>
        <w:t xml:space="preserve"> </w:t>
      </w:r>
      <w:r>
        <w:rPr>
          <w:rFonts w:ascii="Times New Roman" w:hAnsi="Times New Roman" w:cs="Times New Roman"/>
          <w:sz w:val="24"/>
        </w:rPr>
        <w:t>showed that rumor diffusion generally follows a two-stage pattern: The first stage is characterized by rapid and linear growth accompanied by a surge in rumor propagation (OD); in the second stage</w:t>
      </w:r>
      <w:r>
        <w:rPr>
          <w:rFonts w:ascii="Times New Roman" w:hAnsi="Times New Roman" w:eastAsia="宋体" w:cs="Times New Roman"/>
          <w:sz w:val="24"/>
        </w:rPr>
        <w:t>,</w:t>
      </w:r>
      <w:r>
        <w:rPr>
          <w:rFonts w:ascii="Times New Roman" w:hAnsi="Times New Roman" w:cs="Times New Roman"/>
          <w:sz w:val="24"/>
        </w:rPr>
        <w:t xml:space="preserve"> the speed of rumor dissemination gradually decreases, exhibiting nonlinear growth patterns (DE). Inflection point D marks the transition between these two periods and is usually observed at approximately 80% of the overall rumor diffusion ratio. As shown in Figure </w:t>
      </w:r>
      <w:r>
        <w:rPr>
          <w:rFonts w:hint="eastAsia" w:ascii="Times New Roman" w:hAnsi="Times New Roman" w:cs="Times New Roman"/>
          <w:sz w:val="24"/>
        </w:rPr>
        <w:t>2B</w:t>
      </w:r>
      <w:r>
        <w:rPr>
          <w:rFonts w:ascii="Times New Roman" w:hAnsi="Times New Roman" w:cs="Times New Roman"/>
          <w:sz w:val="24"/>
        </w:rPr>
        <w:t xml:space="preserve">, the proportion at inflection point D is </w:t>
      </w:r>
      <w:r>
        <w:rPr>
          <w:rFonts w:ascii="Times New Roman" w:hAnsi="Times New Roman" w:eastAsia="宋体" w:cs="Times New Roman"/>
          <w:sz w:val="24"/>
        </w:rPr>
        <w:t>appro</w:t>
      </w:r>
      <w:r>
        <w:rPr>
          <w:rFonts w:ascii="Times New Roman" w:hAnsi="Times New Roman" w:cs="Times New Roman"/>
          <w:sz w:val="24"/>
        </w:rPr>
        <w:t>ximately 79%</w:t>
      </w:r>
      <w:r>
        <w:rPr>
          <w:rFonts w:hint="eastAsia" w:ascii="Times New Roman" w:hAnsi="Times New Roman" w:cs="Times New Roman"/>
          <w:sz w:val="24"/>
        </w:rPr>
        <w:t xml:space="preserve">. This is consistent with </w:t>
      </w:r>
      <w:r>
        <w:rPr>
          <w:rFonts w:ascii="Times New Roman" w:hAnsi="Times New Roman" w:cs="Times New Roman"/>
          <w:sz w:val="24"/>
        </w:rPr>
        <w:t xml:space="preserve">previous </w:t>
      </w:r>
      <w:r>
        <w:rPr>
          <w:rFonts w:hint="eastAsia" w:ascii="Times New Roman" w:hAnsi="Times New Roman" w:cs="Times New Roman"/>
          <w:sz w:val="24"/>
        </w:rPr>
        <w:t>model</w:t>
      </w:r>
      <w:r>
        <w:rPr>
          <w:rFonts w:ascii="Times New Roman" w:hAnsi="Times New Roman" w:cs="Times New Roman"/>
          <w:sz w:val="24"/>
        </w:rPr>
        <w:t>s</w:t>
      </w:r>
      <w:r>
        <w:rPr>
          <w:rFonts w:hint="eastAsia" w:ascii="Times New Roman" w:hAnsi="Times New Roman" w:cs="Times New Roman"/>
          <w:sz w:val="24"/>
        </w:rPr>
        <w:t xml:space="preserve"> (80%)</w:t>
      </w:r>
      <w:r>
        <w:rPr>
          <w:rFonts w:ascii="Times New Roman" w:hAnsi="Times New Roman" w:cs="Times New Roman"/>
          <w:sz w:val="24"/>
        </w:rPr>
        <w:t xml:space="preserve">, </w:t>
      </w:r>
      <w:r>
        <w:rPr>
          <w:rFonts w:hint="eastAsia" w:ascii="Times New Roman" w:hAnsi="Times New Roman" w:cs="Times New Roman"/>
          <w:sz w:val="24"/>
        </w:rPr>
        <w:t>suggesting that the pattern of rumor spreading within a social platform with a rumor cocoon still follows this rule.</w:t>
      </w:r>
      <w:r>
        <w:rPr>
          <w:rFonts w:ascii="Times New Roman" w:hAnsi="Times New Roman" w:cs="Times New Roman"/>
          <w:sz w:val="24"/>
        </w:rPr>
        <w:t xml:space="preserve"> </w:t>
      </w:r>
      <w:r>
        <w:rPr>
          <w:rFonts w:hint="eastAsia" w:ascii="Times New Roman" w:hAnsi="Times New Roman" w:cs="Times New Roman"/>
          <w:sz w:val="24"/>
        </w:rPr>
        <w:t xml:space="preserve">Additionally, </w:t>
      </w:r>
      <w:r>
        <w:rPr>
          <w:rFonts w:ascii="Times New Roman" w:hAnsi="Times New Roman" w:cs="Times New Roman"/>
          <w:sz w:val="24"/>
        </w:rPr>
        <w:t xml:space="preserve">the rapid growth stage in this model requires 187 steps to increase from 0% to 79%. The slow growth stage requires an additional 63 steps to increase from 79% to 94%. </w:t>
      </w:r>
      <w:r>
        <w:rPr>
          <w:rFonts w:hint="eastAsia" w:ascii="Times New Roman" w:hAnsi="Times New Roman" w:cs="Times New Roman"/>
          <w:sz w:val="24"/>
        </w:rPr>
        <w:t>Given that the initial stage (steps 0</w:t>
      </w:r>
      <w:r>
        <w:rPr>
          <w:rFonts w:ascii="Times New Roman" w:hAnsi="Times New Roman" w:cs="Times New Roman"/>
          <w:sz w:val="24"/>
        </w:rPr>
        <w:t>–</w:t>
      </w:r>
      <w:r>
        <w:rPr>
          <w:rFonts w:hint="eastAsia" w:ascii="Times New Roman" w:hAnsi="Times New Roman" w:cs="Times New Roman"/>
          <w:sz w:val="24"/>
        </w:rPr>
        <w:t xml:space="preserve">187) accounts for the majority of rumor propagation (approximately 80%), effectively refuting rumors during this period can efficiently suppress their further dissemination and prevent their influencing expansion, requiring relatively fewer resources while yielding more significant intervention outcomes. Conversely, refuting rumors in the second stage may require greater resource allocation without guaranteeing an ideal effect. </w:t>
      </w:r>
      <w:bookmarkStart w:id="40" w:name="OLE_LINK199"/>
      <w:r>
        <w:rPr>
          <w:rFonts w:hint="eastAsia" w:ascii="Times New Roman" w:hAnsi="Times New Roman" w:cs="Times New Roman"/>
          <w:sz w:val="24"/>
        </w:rPr>
        <w:t>Therefore, we propose that governmental efforts to combat rumors should primarily concentrate on the first stage (OD), ensuring</w:t>
      </w:r>
      <w:r>
        <w:rPr>
          <w:rFonts w:ascii="Times New Roman" w:hAnsi="Times New Roman" w:cs="Times New Roman"/>
          <w:sz w:val="24"/>
        </w:rPr>
        <w:t xml:space="preserve"> that the</w:t>
      </w:r>
      <w:r>
        <w:rPr>
          <w:rFonts w:hint="eastAsia" w:ascii="Times New Roman" w:hAnsi="Times New Roman" w:cs="Times New Roman"/>
          <w:sz w:val="24"/>
        </w:rPr>
        <w:t xml:space="preserve"> time delay of governmental rumor refutation does not exceed 187 steps. </w:t>
      </w:r>
      <w:r>
        <w:rPr>
          <w:rFonts w:ascii="Times New Roman" w:hAnsi="Times New Roman" w:cs="Times New Roman"/>
          <w:sz w:val="24"/>
        </w:rPr>
        <w:t xml:space="preserve">Consequently, we set the range of </w:t>
      </w:r>
      <w:bookmarkStart w:id="41" w:name="OLE_LINK111"/>
      <w:r>
        <w:rPr>
          <w:rFonts w:ascii="Times New Roman" w:hAnsi="Times New Roman" w:cs="Times New Roman"/>
          <w:sz w:val="24"/>
        </w:rPr>
        <w:t>lag time</w:t>
      </w:r>
      <w:r>
        <w:rPr>
          <w:rFonts w:ascii="Times New Roman" w:hAnsi="Times New Roman" w:eastAsia="宋体" w:cs="Times New Roman"/>
          <w:sz w:val="24"/>
        </w:rPr>
        <w:t>s</w:t>
      </w:r>
      <w:r>
        <w:rPr>
          <w:rFonts w:ascii="Times New Roman" w:hAnsi="Times New Roman" w:cs="Times New Roman"/>
          <w:sz w:val="24"/>
        </w:rPr>
        <w:t xml:space="preserve"> in government rumor refutation </w:t>
      </w:r>
      <w:r>
        <w:rPr>
          <w:rFonts w:hint="eastAsia" w:ascii="Times New Roman" w:hAnsi="Times New Roman" w:cs="Times New Roman"/>
          <w:sz w:val="24"/>
        </w:rPr>
        <w:t>(</w:t>
      </w:r>
      <w:r>
        <w:rPr>
          <w:rFonts w:hint="eastAsia" w:ascii="Times New Roman" w:hAnsi="Times New Roman" w:cs="Times New Roman"/>
          <w:i/>
          <w:iCs/>
          <w:sz w:val="24"/>
        </w:rPr>
        <w:t>T_G</w:t>
      </w:r>
      <w:r>
        <w:rPr>
          <w:rFonts w:ascii="Times New Roman" w:hAnsi="Times New Roman" w:cs="Times New Roman"/>
          <w:sz w:val="24"/>
        </w:rPr>
        <w:t>)</w:t>
      </w:r>
      <w:bookmarkEnd w:id="41"/>
      <w:r>
        <w:rPr>
          <w:rFonts w:ascii="Times New Roman" w:hAnsi="Times New Roman" w:cs="Times New Roman"/>
          <w:sz w:val="24"/>
        </w:rPr>
        <w:t xml:space="preserve"> to {20,40,60,80,100,120,140,160,180}. </w:t>
      </w:r>
      <w:bookmarkEnd w:id="40"/>
      <w:r>
        <w:rPr>
          <w:rFonts w:ascii="Times New Roman" w:hAnsi="Times New Roman" w:cs="Times New Roman"/>
          <w:sz w:val="24"/>
        </w:rPr>
        <w:t xml:space="preserve">As shown in Figure </w:t>
      </w:r>
      <w:r>
        <w:rPr>
          <w:rFonts w:hint="eastAsia" w:ascii="Times New Roman" w:hAnsi="Times New Roman" w:cs="Times New Roman"/>
          <w:sz w:val="24"/>
        </w:rPr>
        <w:t>3</w:t>
      </w:r>
      <w:r>
        <w:rPr>
          <w:rFonts w:ascii="Times New Roman" w:hAnsi="Times New Roman" w:cs="Times New Roman"/>
          <w:sz w:val="24"/>
        </w:rPr>
        <w:t>, the lag time of governmental rumor refutation demonstrates clear difference</w:t>
      </w:r>
      <w:r>
        <w:rPr>
          <w:rFonts w:ascii="Times New Roman" w:hAnsi="Times New Roman" w:eastAsia="宋体" w:cs="Times New Roman"/>
          <w:sz w:val="24"/>
        </w:rPr>
        <w:t xml:space="preserve">s </w:t>
      </w:r>
      <w:r>
        <w:rPr>
          <w:rFonts w:ascii="Times New Roman" w:hAnsi="Times New Roman" w:cs="Times New Roman"/>
          <w:sz w:val="24"/>
        </w:rPr>
        <w:t>in rumor propagation</w:t>
      </w:r>
      <w:r>
        <w:rPr>
          <w:rFonts w:ascii="Times New Roman" w:hAnsi="Times New Roman" w:eastAsia="宋体" w:cs="Times New Roman"/>
          <w:sz w:val="24"/>
        </w:rPr>
        <w:t>, and longer delays in governmental rumor refutation lead to higher proportions of rumor believers and longer rumor survival times.</w:t>
      </w:r>
      <w:r>
        <w:rPr>
          <w:rFonts w:ascii="Times New Roman" w:hAnsi="Times New Roman" w:cs="Times New Roman"/>
          <w:sz w:val="24"/>
        </w:rPr>
        <w:t xml:space="preserve"> Thus, we use the delayed time of governmental rumor refutation</w:t>
      </w:r>
      <w:r>
        <w:rPr>
          <w:rFonts w:ascii="Times New Roman" w:hAnsi="Times New Roman" w:eastAsia="宋体" w:cs="Times New Roman"/>
          <w:sz w:val="24"/>
        </w:rPr>
        <w:t xml:space="preserve"> (</w:t>
      </w:r>
      <w:r>
        <w:rPr>
          <w:rFonts w:hint="eastAsia" w:ascii="Times New Roman" w:hAnsi="Times New Roman" w:cs="Times New Roman"/>
          <w:i/>
          <w:iCs/>
          <w:sz w:val="24"/>
        </w:rPr>
        <w:t>T_G</w:t>
      </w:r>
      <w:r>
        <w:rPr>
          <w:rFonts w:ascii="Times New Roman" w:hAnsi="Times New Roman" w:eastAsia="宋体" w:cs="Times New Roman"/>
          <w:sz w:val="24"/>
        </w:rPr>
        <w:t xml:space="preserve">) as an indicator of the government’s capability to explore its effect on </w:t>
      </w:r>
      <w:r>
        <w:rPr>
          <w:rFonts w:hint="eastAsia" w:ascii="Times New Roman" w:hAnsi="Times New Roman" w:eastAsia="宋体" w:cs="Times New Roman"/>
          <w:i/>
          <w:iCs/>
          <w:sz w:val="24"/>
        </w:rPr>
        <w:t>TBU</w:t>
      </w:r>
      <w:r>
        <w:rPr>
          <w:rFonts w:ascii="Times New Roman" w:hAnsi="Times New Roman" w:cs="Times New Roman"/>
          <w:sz w:val="24"/>
        </w:rPr>
        <w:t>.</w:t>
      </w:r>
      <w:bookmarkEnd w:id="38"/>
    </w:p>
    <w:p w14:paraId="0001DECD">
      <w:pPr>
        <w:suppressAutoHyphens/>
        <w:kinsoku w:val="0"/>
        <w:overflowPunct w:val="0"/>
        <w:adjustRightInd w:val="0"/>
        <w:snapToGrid w:val="0"/>
        <w:spacing w:line="360" w:lineRule="auto"/>
        <w:jc w:val="center"/>
        <w:rPr>
          <w:rFonts w:ascii="Times New Roman" w:hAnsi="Times New Roman" w:cs="Times New Roman"/>
          <w:sz w:val="24"/>
        </w:rPr>
      </w:pPr>
      <w:r>
        <w:rPr>
          <w:rFonts w:hint="eastAsia" w:ascii="Times New Roman" w:hAnsi="Times New Roman" w:cs="Times New Roman"/>
          <w:sz w:val="24"/>
        </w:rPr>
        <w:drawing>
          <wp:inline distT="0" distB="0" distL="114300" distR="114300">
            <wp:extent cx="4693285" cy="6637655"/>
            <wp:effectExtent l="0" t="0" r="0" b="0"/>
            <wp:docPr id="2" name="图片 2" descr="9宫格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宫格拼图"/>
                    <pic:cNvPicPr>
                      <a:picLocks noChangeAspect="1"/>
                    </pic:cNvPicPr>
                  </pic:nvPicPr>
                  <pic:blipFill>
                    <a:blip r:embed="rId8"/>
                    <a:stretch>
                      <a:fillRect/>
                    </a:stretch>
                  </pic:blipFill>
                  <pic:spPr>
                    <a:xfrm>
                      <a:off x="0" y="0"/>
                      <a:ext cx="4697489" cy="6643325"/>
                    </a:xfrm>
                    <a:prstGeom prst="rect">
                      <a:avLst/>
                    </a:prstGeom>
                  </pic:spPr>
                </pic:pic>
              </a:graphicData>
            </a:graphic>
          </wp:inline>
        </w:drawing>
      </w:r>
    </w:p>
    <w:p w14:paraId="62CCFEEA">
      <w:pPr>
        <w:suppressAutoHyphens/>
        <w:kinsoku w:val="0"/>
        <w:overflowPunct w:val="0"/>
        <w:adjustRightInd w:val="0"/>
        <w:snapToGrid w:val="0"/>
        <w:spacing w:line="360" w:lineRule="auto"/>
        <w:jc w:val="center"/>
        <w:rPr>
          <w:rFonts w:ascii="Times New Roman" w:hAnsi="Times New Roman" w:cs="Times New Roman"/>
          <w:sz w:val="24"/>
        </w:rPr>
      </w:pPr>
      <w:r>
        <w:rPr>
          <w:rFonts w:hint="eastAsia" w:ascii="Times New Roman" w:hAnsi="Times New Roman" w:cs="Times New Roman"/>
          <w:sz w:val="24"/>
        </w:rPr>
        <w:t xml:space="preserve">Figure 3 </w:t>
      </w:r>
      <w:r>
        <w:rPr>
          <w:rFonts w:ascii="Times New Roman" w:hAnsi="Times New Roman" w:cs="Times New Roman"/>
          <w:sz w:val="24"/>
        </w:rPr>
        <w:t xml:space="preserve">Trends of rumor propagation ratios with </w:t>
      </w:r>
      <w:r>
        <w:rPr>
          <w:rFonts w:hint="eastAsia" w:ascii="Times New Roman" w:hAnsi="Times New Roman" w:cs="Times New Roman"/>
          <w:i/>
          <w:iCs/>
          <w:sz w:val="24"/>
        </w:rPr>
        <w:t>T_G</w:t>
      </w:r>
      <w:r>
        <w:rPr>
          <w:rFonts w:ascii="Times New Roman" w:hAnsi="Times New Roman" w:cs="Times New Roman"/>
          <w:sz w:val="24"/>
        </w:rPr>
        <w:t xml:space="preserve"> and </w:t>
      </w:r>
      <w:r>
        <w:rPr>
          <w:rFonts w:hint="eastAsia" w:ascii="Times New Roman" w:hAnsi="Times New Roman" w:cs="Times New Roman"/>
          <w:i/>
          <w:iCs/>
          <w:sz w:val="24"/>
        </w:rPr>
        <w:t>In-out</w:t>
      </w:r>
    </w:p>
    <w:bookmarkEnd w:id="39"/>
    <w:p w14:paraId="6D5C49CC">
      <w:pPr>
        <w:suppressAutoHyphens/>
        <w:kinsoku w:val="0"/>
        <w:overflowPunct w:val="0"/>
        <w:adjustRightInd w:val="0"/>
        <w:snapToGrid w:val="0"/>
        <w:spacing w:line="360" w:lineRule="auto"/>
        <w:ind w:firstLine="480" w:firstLineChars="200"/>
        <w:rPr>
          <w:rFonts w:ascii="Times New Roman" w:hAnsi="Times New Roman" w:eastAsia="宋体" w:cs="Times New Roman"/>
          <w:sz w:val="24"/>
        </w:rPr>
      </w:pPr>
      <w:bookmarkStart w:id="42" w:name="OLE_LINK130"/>
      <w:bookmarkStart w:id="43" w:name="OLE_LINK131"/>
      <w:r>
        <w:rPr>
          <w:rFonts w:ascii="Times New Roman" w:hAnsi="Times New Roman" w:eastAsia="宋体" w:cs="Times New Roman"/>
          <w:sz w:val="24"/>
        </w:rPr>
        <w:t>As users in the rumor cocoon confine themselves to selective information that aligns with their preferences, their belief in rumors is further reinforced and the rumors’ rapid dissemination is facilitated. Consequently, this hinders the updating of their beliefs, thereby reducing governmental effectiveness in refuting rumors.</w:t>
      </w:r>
      <w:bookmarkEnd w:id="42"/>
      <w:r>
        <w:rPr>
          <w:rFonts w:ascii="Times New Roman" w:hAnsi="Times New Roman" w:eastAsia="宋体" w:cs="Times New Roman"/>
          <w:sz w:val="24"/>
        </w:rPr>
        <w:t xml:space="preserve"> </w:t>
      </w:r>
      <w:bookmarkEnd w:id="43"/>
      <w:r>
        <w:rPr>
          <w:rFonts w:ascii="Times New Roman" w:hAnsi="Times New Roman" w:eastAsia="宋体" w:cs="Times New Roman"/>
          <w:sz w:val="24"/>
        </w:rPr>
        <w:t xml:space="preserve">The comparison between Figures 3A and 3B shows that targeting location changes the temporal distribution of user belief states. When governmental rumor refutation primarily targets users within the rumor cocoon, the </w:t>
      </w:r>
      <w:r>
        <w:rPr>
          <w:rFonts w:ascii="Times New Roman" w:hAnsi="Times New Roman" w:eastAsia="宋体" w:cs="Times New Roman"/>
          <w:i/>
          <w:iCs/>
          <w:sz w:val="24"/>
        </w:rPr>
        <w:t xml:space="preserve">Trust_not </w:t>
      </w:r>
      <w:r>
        <w:rPr>
          <w:rFonts w:ascii="Times New Roman" w:hAnsi="Times New Roman" w:eastAsia="宋体" w:cs="Times New Roman"/>
          <w:sz w:val="24"/>
        </w:rPr>
        <w:t xml:space="preserve">curve rises earlier and reaches a higher level, indicating that more users stop believing the rumor within a shorter period. By contrast, when refutation primarily targets users outside the rumor cocoon, the increase in </w:t>
      </w:r>
      <w:r>
        <w:rPr>
          <w:rFonts w:ascii="Times New Roman" w:hAnsi="Times New Roman" w:eastAsia="宋体" w:cs="Times New Roman"/>
          <w:i/>
          <w:iCs/>
          <w:sz w:val="24"/>
        </w:rPr>
        <w:t>Trust_not</w:t>
      </w:r>
      <w:r>
        <w:rPr>
          <w:rFonts w:ascii="Times New Roman" w:hAnsi="Times New Roman" w:eastAsia="宋体" w:cs="Times New Roman"/>
          <w:sz w:val="24"/>
        </w:rPr>
        <w:t xml:space="preserve"> is slower and less pronounced. Meanwhile, the </w:t>
      </w:r>
      <w:r>
        <w:rPr>
          <w:rFonts w:ascii="Times New Roman" w:hAnsi="Times New Roman" w:eastAsia="宋体" w:cs="Times New Roman"/>
          <w:i/>
          <w:iCs/>
          <w:sz w:val="24"/>
        </w:rPr>
        <w:t>Trust</w:t>
      </w:r>
      <w:r>
        <w:rPr>
          <w:rFonts w:ascii="Times New Roman" w:hAnsi="Times New Roman" w:eastAsia="宋体" w:cs="Times New Roman"/>
          <w:sz w:val="24"/>
        </w:rPr>
        <w:t xml:space="preserve"> curve also persists for a longer period. These patterns indicate that refutation within the rumor cocoon is more closely associated with an earlier and stronger shift </w:t>
      </w:r>
      <w:r>
        <w:rPr>
          <w:rFonts w:hint="eastAsia" w:ascii="Times New Roman" w:hAnsi="Times New Roman" w:eastAsia="宋体" w:cs="Times New Roman"/>
          <w:sz w:val="24"/>
        </w:rPr>
        <w:t>from belief in rumors to disbelief in rumors</w:t>
      </w:r>
      <w:r>
        <w:rPr>
          <w:rFonts w:ascii="Times New Roman" w:hAnsi="Times New Roman" w:eastAsia="宋体" w:cs="Times New Roman"/>
          <w:sz w:val="24"/>
        </w:rPr>
        <w:t>.</w:t>
      </w:r>
      <w:r>
        <w:rPr>
          <w:rFonts w:hint="eastAsia" w:ascii="Times New Roman" w:hAnsi="Times New Roman" w:eastAsia="宋体" w:cs="Times New Roman"/>
          <w:sz w:val="24"/>
        </w:rPr>
        <w:t xml:space="preserve"> </w:t>
      </w:r>
      <w:r>
        <w:rPr>
          <w:rFonts w:ascii="Times New Roman" w:hAnsi="Times New Roman" w:eastAsia="宋体" w:cs="Times New Roman"/>
          <w:sz w:val="24"/>
        </w:rPr>
        <w:t xml:space="preserve"> </w:t>
      </w:r>
    </w:p>
    <w:p w14:paraId="0888094E">
      <w:pPr>
        <w:suppressAutoHyphens/>
        <w:kinsoku w:val="0"/>
        <w:overflowPunct w:val="0"/>
        <w:adjustRightInd w:val="0"/>
        <w:snapToGrid w:val="0"/>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 xml:space="preserve">To capture the government’s ability to identify and target users within the rumor cocoon, this study distinguishes three refutation </w:t>
      </w:r>
      <w:r>
        <w:rPr>
          <w:rFonts w:hint="eastAsia" w:ascii="Times New Roman" w:hAnsi="Times New Roman" w:eastAsia="宋体" w:cs="Times New Roman"/>
          <w:sz w:val="24"/>
        </w:rPr>
        <w:t>capacities</w:t>
      </w:r>
      <w:r>
        <w:rPr>
          <w:rFonts w:ascii="Times New Roman" w:hAnsi="Times New Roman" w:eastAsia="宋体" w:cs="Times New Roman"/>
          <w:sz w:val="24"/>
        </w:rPr>
        <w:t xml:space="preserve"> in the model</w:t>
      </w:r>
      <w:r>
        <w:rPr>
          <w:rFonts w:hint="eastAsia" w:ascii="Times New Roman" w:hAnsi="Times New Roman" w:eastAsia="宋体" w:cs="Times New Roman"/>
          <w:sz w:val="24"/>
        </w:rPr>
        <w:t xml:space="preserve">, denoted as </w:t>
      </w:r>
      <w:r>
        <w:rPr>
          <w:rFonts w:hint="eastAsia" w:ascii="Times New Roman" w:hAnsi="Times New Roman" w:cs="Times New Roman"/>
          <w:i/>
          <w:iCs/>
          <w:sz w:val="24"/>
        </w:rPr>
        <w:t>In-out</w:t>
      </w:r>
      <w:r>
        <w:rPr>
          <w:rFonts w:ascii="Times New Roman" w:hAnsi="Times New Roman" w:eastAsia="宋体" w:cs="Times New Roman"/>
          <w:sz w:val="24"/>
        </w:rPr>
        <w:t>. First, when the government can accurately identify users in the rumor cocoon and primarily deliver refuting messages to them, this scenario is coded as the government primarily refuting rumors within the rumor cocoon</w:t>
      </w:r>
      <w:r>
        <w:rPr>
          <w:rFonts w:hint="eastAsia" w:ascii="Times New Roman" w:hAnsi="Times New Roman" w:eastAsia="宋体" w:cs="Times New Roman"/>
          <w:sz w:val="24"/>
        </w:rPr>
        <w:t xml:space="preserve"> (</w:t>
      </w:r>
      <w:r>
        <w:rPr>
          <w:rFonts w:hint="eastAsia" w:ascii="Times New Roman" w:hAnsi="Times New Roman" w:cs="Times New Roman"/>
          <w:i/>
          <w:iCs/>
          <w:sz w:val="24"/>
        </w:rPr>
        <w:t>In-out = 2</w:t>
      </w:r>
      <w:r>
        <w:rPr>
          <w:rFonts w:ascii="Times New Roman" w:hAnsi="Times New Roman" w:eastAsia="宋体" w:cs="Times New Roman"/>
          <w:sz w:val="24"/>
        </w:rPr>
        <w:t>), indicating a high level of identification and targeting capability. Second, when the government can only partially identify or reach users within the rumor cocoon and therefore delivers refuting messages randomly to users either within or outside the rumor cocoon, this scenario is coded as random refutation either within or outside the rumor cocoon</w:t>
      </w:r>
      <w:r>
        <w:rPr>
          <w:rFonts w:hint="eastAsia" w:ascii="Times New Roman" w:hAnsi="Times New Roman" w:eastAsia="宋体" w:cs="Times New Roman"/>
          <w:sz w:val="24"/>
        </w:rPr>
        <w:t xml:space="preserve"> (</w:t>
      </w:r>
      <w:r>
        <w:rPr>
          <w:rFonts w:hint="eastAsia" w:ascii="Times New Roman" w:hAnsi="Times New Roman" w:cs="Times New Roman"/>
          <w:i/>
          <w:iCs/>
          <w:sz w:val="24"/>
        </w:rPr>
        <w:t>In-out = 1</w:t>
      </w:r>
      <w:r>
        <w:rPr>
          <w:rFonts w:ascii="Times New Roman" w:hAnsi="Times New Roman" w:eastAsia="宋体" w:cs="Times New Roman"/>
          <w:sz w:val="24"/>
        </w:rPr>
        <w:t>), indicating a medium level of identification and targeting capability. Third, when the government fails to identify users within the rumor cocoon and mainly delivers refuting messages to users outside the rumor cocoon, this scenario is coded as the government primarily refuting rumors outside the rumor cocoon</w:t>
      </w:r>
      <w:r>
        <w:rPr>
          <w:rFonts w:hint="eastAsia" w:ascii="Times New Roman" w:hAnsi="Times New Roman" w:eastAsia="宋体" w:cs="Times New Roman"/>
          <w:sz w:val="24"/>
        </w:rPr>
        <w:t xml:space="preserve"> (</w:t>
      </w:r>
      <w:r>
        <w:rPr>
          <w:rFonts w:hint="eastAsia" w:ascii="Times New Roman" w:hAnsi="Times New Roman" w:cs="Times New Roman"/>
          <w:i/>
          <w:iCs/>
          <w:sz w:val="24"/>
        </w:rPr>
        <w:t>In-out = 0</w:t>
      </w:r>
      <w:r>
        <w:rPr>
          <w:rFonts w:hint="eastAsia" w:ascii="Times New Roman" w:hAnsi="Times New Roman" w:eastAsia="宋体" w:cs="Times New Roman"/>
          <w:sz w:val="24"/>
        </w:rPr>
        <w:t>)</w:t>
      </w:r>
      <w:r>
        <w:rPr>
          <w:rFonts w:ascii="Times New Roman" w:hAnsi="Times New Roman" w:eastAsia="宋体" w:cs="Times New Roman"/>
          <w:sz w:val="24"/>
        </w:rPr>
        <w:t>, indicating a low level of identification and targeting capability.</w:t>
      </w:r>
      <w:r>
        <w:rPr>
          <w:rFonts w:hint="eastAsia" w:ascii="Times New Roman" w:hAnsi="Times New Roman" w:eastAsia="宋体" w:cs="Times New Roman"/>
          <w:sz w:val="24"/>
        </w:rPr>
        <w:t xml:space="preserve"> The coding scheme is specified in Equation</w:t>
      </w:r>
      <w:r>
        <w:rPr>
          <w:rFonts w:ascii="Times New Roman" w:hAnsi="Times New Roman" w:eastAsia="宋体" w:cs="Times New Roman"/>
          <w:sz w:val="24"/>
        </w:rPr>
        <w:t xml:space="preserve"> </w:t>
      </w:r>
      <w:r>
        <w:rPr>
          <w:rFonts w:hint="eastAsia" w:ascii="Times New Roman" w:hAnsi="Times New Roman" w:eastAsia="宋体" w:cs="Times New Roman"/>
          <w:sz w:val="24"/>
        </w:rPr>
        <w:t>(8)</w:t>
      </w:r>
      <w:r>
        <w:rPr>
          <w:rFonts w:ascii="Times New Roman" w:hAnsi="Times New Roman" w:eastAsia="宋体" w:cs="Times New Roman"/>
          <w:sz w:val="24"/>
        </w:rPr>
        <w:t>.</w:t>
      </w:r>
      <w:bookmarkStart w:id="44" w:name="OLE_LINK160"/>
      <w:r>
        <w:rPr>
          <w:rStyle w:val="19"/>
          <w:rFonts w:hint="eastAsia" w:ascii="Times New Roman" w:hAnsi="Times New Roman" w:eastAsia="宋体" w:cs="Times New Roman"/>
          <w:sz w:val="24"/>
          <w:szCs w:val="24"/>
        </w:rPr>
        <w:t xml:space="preserve"> </w:t>
      </w:r>
    </w:p>
    <w:bookmarkEnd w:id="44"/>
    <w:p w14:paraId="65D9A1EB">
      <w:pPr>
        <w:suppressAutoHyphens/>
        <w:kinsoku w:val="0"/>
        <w:overflowPunct w:val="0"/>
        <w:autoSpaceDE w:val="0"/>
        <w:autoSpaceDN w:val="0"/>
        <w:adjustRightInd w:val="0"/>
        <w:snapToGrid w:val="0"/>
        <w:spacing w:line="360" w:lineRule="auto"/>
        <w:jc w:val="center"/>
        <w:rPr>
          <w:rFonts w:ascii="Times New Roman" w:hAnsi="Times New Roman" w:cs="Times New Roman"/>
        </w:rPr>
      </w:pPr>
      <w:r>
        <w:rPr>
          <w:rFonts w:hint="eastAsia" w:ascii="Times New Roman" w:hAnsi="Times New Roman" w:cs="Times New Roman"/>
          <w:sz w:val="24"/>
        </w:rPr>
        <w:t xml:space="preserve"> </w:t>
      </w:r>
      <m:oMath>
        <m:r>
          <m:rPr>
            <m:nor/>
          </m:rPr>
          <w:rPr>
            <w:rFonts w:ascii="Times New Roman" w:hAnsi="Times New Roman" w:cs="Times New Roman"/>
            <w:i/>
            <w:szCs w:val="21"/>
          </w:rPr>
          <m:t>In</m:t>
        </m:r>
        <m:r>
          <m:rPr>
            <m:nor/>
            <m:sty m:val="p"/>
          </m:rPr>
          <w:rPr>
            <w:rFonts w:ascii="Times New Roman" w:hAnsi="Times New Roman" w:cs="Times New Roman"/>
            <w:b w:val="0"/>
            <w:i w:val="0"/>
            <w:szCs w:val="21"/>
          </w:rPr>
          <m:t>-</m:t>
        </m:r>
        <m:r>
          <m:rPr>
            <m:nor/>
          </m:rPr>
          <w:rPr>
            <w:rFonts w:ascii="Times New Roman" w:hAnsi="Times New Roman" w:cs="Times New Roman"/>
            <w:i/>
            <w:szCs w:val="21"/>
          </w:rPr>
          <m:t>out</m:t>
        </m:r>
        <m:r>
          <m:rPr>
            <m:nor/>
            <m:sty m:val="p"/>
          </m:rPr>
          <w:rPr>
            <w:rFonts w:ascii="Times New Roman" w:hAnsi="Times New Roman" w:cs="Times New Roman"/>
            <w:b w:val="0"/>
            <w:i w:val="0"/>
            <w:szCs w:val="21"/>
          </w:rPr>
          <m:t>=</m:t>
        </m:r>
        <m:d>
          <m:dPr>
            <m:begChr m:val="{"/>
            <m:endChr m:val=""/>
            <m:ctrlPr>
              <w:rPr>
                <w:rFonts w:ascii="Cambria Math" w:hAnsi="Cambria Math" w:cs="Times New Roman"/>
                <w:szCs w:val="21"/>
              </w:rPr>
            </m:ctrlPr>
          </m:dPr>
          <m:e>
            <m:m>
              <m:mPr>
                <m:mcs>
                  <m:mc>
                    <m:mcPr>
                      <m:count m:val="1"/>
                      <m:mcJc m:val="center"/>
                    </m:mcPr>
                  </m:mc>
                </m:mcs>
                <m:ctrlPr>
                  <w:rPr>
                    <w:rFonts w:ascii="Cambria Math" w:hAnsi="Cambria Math" w:cs="Times New Roman"/>
                    <w:szCs w:val="21"/>
                  </w:rPr>
                </m:ctrlPr>
              </m:mPr>
              <m:mr>
                <m:e>
                  <m:r>
                    <m:rPr>
                      <m:nor/>
                      <m:sty m:val="p"/>
                    </m:rPr>
                    <w:rPr>
                      <w:rFonts w:ascii="Times New Roman" w:hAnsi="Times New Roman" w:cs="Times New Roman"/>
                      <w:b w:val="0"/>
                      <w:i w:val="0"/>
                      <w:szCs w:val="21"/>
                    </w:rPr>
                    <m:t>2,</m:t>
                  </m:r>
                  <m:r>
                    <m:rPr>
                      <m:nor/>
                    </m:rPr>
                    <w:rPr>
                      <w:rFonts w:ascii="Times New Roman" w:hAnsi="Times New Roman" w:cs="Times New Roman"/>
                      <w:i/>
                      <w:szCs w:val="21"/>
                    </w:rPr>
                    <m:t>if</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t</m:t>
                  </m:r>
                  <m:r>
                    <m:rPr>
                      <m:nor/>
                      <m:sty m:val="p"/>
                    </m:rPr>
                    <w:rPr>
                      <w:rFonts w:ascii="Times New Roman" w:hAnsi="Times New Roman" w:cs="Times New Roman"/>
                      <w:b w:val="0"/>
                      <w:i w:val="0"/>
                      <w:szCs w:val="21"/>
                    </w:rPr>
                    <m:t>h</m:t>
                  </m:r>
                  <m:r>
                    <m:rPr>
                      <m:nor/>
                    </m:rPr>
                    <w:rPr>
                      <w:rFonts w:ascii="Times New Roman" w:hAnsi="Times New Roman" w:cs="Times New Roman"/>
                      <w:i/>
                      <w:szCs w:val="21"/>
                    </w:rPr>
                    <m:t>e</m:t>
                  </m:r>
                  <m:r>
                    <m:rPr>
                      <m:nor/>
                      <m:sty m:val="p"/>
                    </m:rPr>
                    <w:rPr>
                      <w:rFonts w:ascii="Times New Roman" w:hAnsi="Times New Roman" w:cs="Times New Roman"/>
                      <w:b w:val="0"/>
                      <w:i w:val="0"/>
                      <w:szCs w:val="21"/>
                    </w:rPr>
                    <m:t xml:space="preserve"> </m:t>
                  </m:r>
                  <m:r>
                    <m:rPr>
                      <m:nor/>
                    </m:rPr>
                    <w:rPr>
                      <w:rFonts w:ascii="Times New Roman" w:hAnsi="Times New Roman" w:cs="Times New Roman"/>
                      <w:i/>
                      <w:iCs/>
                      <w:szCs w:val="21"/>
                    </w:rPr>
                    <m:t xml:space="preserve">government </m:t>
                  </m:r>
                  <m:r>
                    <m:rPr>
                      <m:nor/>
                    </m:rPr>
                    <w:rPr>
                      <w:rFonts w:ascii="Times New Roman" w:hAnsi="Times New Roman" w:cs="Times New Roman"/>
                      <w:i/>
                      <w:szCs w:val="21"/>
                    </w:rPr>
                    <m:t>refutes</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rumors</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in</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rumor</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cocoon</m:t>
                  </m:r>
                  <m:ctrlPr>
                    <w:rPr>
                      <w:rFonts w:ascii="Cambria Math" w:hAnsi="Cambria Math" w:cs="Times New Roman"/>
                      <w:szCs w:val="21"/>
                    </w:rPr>
                  </m:ctrlPr>
                </m:e>
              </m:mr>
              <m:mr>
                <m:e>
                  <m:r>
                    <m:rPr>
                      <m:nor/>
                      <m:sty m:val="p"/>
                    </m:rPr>
                    <w:rPr>
                      <w:rFonts w:ascii="Times New Roman" w:hAnsi="Times New Roman" w:cs="Times New Roman"/>
                      <w:b w:val="0"/>
                      <w:i w:val="0"/>
                      <w:szCs w:val="21"/>
                    </w:rPr>
                    <m:t xml:space="preserve">   1,</m:t>
                  </m:r>
                  <m:r>
                    <m:rPr>
                      <m:nor/>
                    </m:rPr>
                    <w:rPr>
                      <w:rFonts w:ascii="Times New Roman" w:hAnsi="Times New Roman" w:cs="Times New Roman"/>
                      <w:i/>
                      <w:szCs w:val="21"/>
                    </w:rPr>
                    <m:t>if</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t</m:t>
                  </m:r>
                  <m:r>
                    <m:rPr>
                      <m:nor/>
                      <m:sty m:val="p"/>
                    </m:rPr>
                    <w:rPr>
                      <w:rFonts w:ascii="Times New Roman" w:hAnsi="Times New Roman" w:cs="Times New Roman"/>
                      <w:b w:val="0"/>
                      <w:i w:val="0"/>
                      <w:szCs w:val="21"/>
                    </w:rPr>
                    <m:t>h</m:t>
                  </m:r>
                  <m:r>
                    <m:rPr>
                      <m:nor/>
                    </m:rPr>
                    <w:rPr>
                      <w:rFonts w:ascii="Times New Roman" w:hAnsi="Times New Roman" w:cs="Times New Roman"/>
                      <w:i/>
                      <w:szCs w:val="21"/>
                    </w:rPr>
                    <m:t>e</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govenment</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refutes</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rumors</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randomly</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eit</m:t>
                  </m:r>
                  <m:r>
                    <m:rPr>
                      <m:nor/>
                      <m:sty m:val="p"/>
                    </m:rPr>
                    <w:rPr>
                      <w:rFonts w:ascii="Times New Roman" w:hAnsi="Times New Roman" w:cs="Times New Roman"/>
                      <w:b w:val="0"/>
                      <w:i w:val="0"/>
                      <w:szCs w:val="21"/>
                    </w:rPr>
                    <m:t>h</m:t>
                  </m:r>
                  <m:r>
                    <m:rPr>
                      <m:nor/>
                    </m:rPr>
                    <w:rPr>
                      <w:rFonts w:ascii="Times New Roman" w:hAnsi="Times New Roman" w:cs="Times New Roman"/>
                      <w:i/>
                      <w:szCs w:val="21"/>
                    </w:rPr>
                    <m:t>er</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wit</m:t>
                  </m:r>
                  <m:r>
                    <m:rPr>
                      <m:nor/>
                      <m:sty m:val="p"/>
                    </m:rPr>
                    <w:rPr>
                      <w:rFonts w:ascii="Times New Roman" w:hAnsi="Times New Roman" w:cs="Times New Roman"/>
                      <w:b w:val="0"/>
                      <w:i w:val="0"/>
                      <w:szCs w:val="21"/>
                    </w:rPr>
                    <m:t>h</m:t>
                  </m:r>
                  <m:r>
                    <m:rPr>
                      <m:nor/>
                    </m:rPr>
                    <w:rPr>
                      <w:rFonts w:ascii="Times New Roman" w:hAnsi="Times New Roman" w:cs="Times New Roman"/>
                      <w:i/>
                      <w:szCs w:val="21"/>
                    </w:rPr>
                    <m:t>in</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or</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outside</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the</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rumor</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cocoon</m:t>
                  </m:r>
                  <m:ctrlPr>
                    <w:rPr>
                      <w:rFonts w:ascii="Cambria Math" w:hAnsi="Cambria Math" w:cs="Times New Roman"/>
                      <w:szCs w:val="21"/>
                    </w:rPr>
                  </m:ctrlPr>
                </m:e>
              </m:mr>
              <m:mr>
                <m:e>
                  <m:r>
                    <m:rPr>
                      <m:nor/>
                      <m:sty m:val="p"/>
                    </m:rPr>
                    <w:rPr>
                      <w:rFonts w:ascii="Times New Roman" w:hAnsi="Times New Roman" w:cs="Times New Roman"/>
                      <w:b w:val="0"/>
                      <w:i w:val="0"/>
                      <w:szCs w:val="21"/>
                    </w:rPr>
                    <m:t>0,</m:t>
                  </m:r>
                  <m:r>
                    <m:rPr>
                      <m:nor/>
                    </m:rPr>
                    <w:rPr>
                      <w:rFonts w:ascii="Times New Roman" w:hAnsi="Times New Roman" w:cs="Times New Roman"/>
                      <w:i/>
                      <w:szCs w:val="21"/>
                    </w:rPr>
                    <m:t>if</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t</m:t>
                  </m:r>
                  <m:r>
                    <m:rPr>
                      <m:nor/>
                      <m:sty m:val="p"/>
                    </m:rPr>
                    <w:rPr>
                      <w:rFonts w:ascii="Times New Roman" w:hAnsi="Times New Roman" w:cs="Times New Roman"/>
                      <w:b w:val="0"/>
                      <w:i w:val="0"/>
                      <w:szCs w:val="21"/>
                    </w:rPr>
                    <m:t>h</m:t>
                  </m:r>
                  <m:r>
                    <m:rPr>
                      <m:nor/>
                    </m:rPr>
                    <w:rPr>
                      <w:rFonts w:ascii="Times New Roman" w:hAnsi="Times New Roman" w:cs="Times New Roman"/>
                      <w:i/>
                      <w:szCs w:val="21"/>
                    </w:rPr>
                    <m:t>e</m:t>
                  </m:r>
                  <m:r>
                    <m:rPr>
                      <m:nor/>
                      <m:sty m:val="p"/>
                    </m:rPr>
                    <w:rPr>
                      <w:rFonts w:ascii="Times New Roman" w:hAnsi="Times New Roman" w:cs="Times New Roman"/>
                      <w:b w:val="0"/>
                      <w:i w:val="0"/>
                      <w:szCs w:val="21"/>
                    </w:rPr>
                    <m:t xml:space="preserve"> </m:t>
                  </m:r>
                  <m:r>
                    <m:rPr>
                      <m:nor/>
                    </m:rPr>
                    <w:rPr>
                      <w:rFonts w:ascii="Times New Roman" w:hAnsi="Times New Roman" w:cs="Times New Roman"/>
                      <w:i/>
                      <w:iCs/>
                      <w:szCs w:val="21"/>
                    </w:rPr>
                    <m:t xml:space="preserve">government </m:t>
                  </m:r>
                  <m:r>
                    <m:rPr>
                      <m:nor/>
                    </m:rPr>
                    <w:rPr>
                      <w:rFonts w:ascii="Times New Roman" w:hAnsi="Times New Roman" w:cs="Times New Roman"/>
                      <w:i/>
                      <w:szCs w:val="21"/>
                    </w:rPr>
                    <m:t>refutes</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rumors</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out</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of</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rumor</m:t>
                  </m:r>
                  <m:r>
                    <m:rPr>
                      <m:nor/>
                      <m:sty m:val="p"/>
                    </m:rPr>
                    <w:rPr>
                      <w:rFonts w:ascii="Times New Roman" w:hAnsi="Times New Roman" w:cs="Times New Roman"/>
                      <w:b w:val="0"/>
                      <w:i w:val="0"/>
                      <w:szCs w:val="21"/>
                    </w:rPr>
                    <m:t xml:space="preserve"> </m:t>
                  </m:r>
                  <m:r>
                    <m:rPr>
                      <m:nor/>
                    </m:rPr>
                    <w:rPr>
                      <w:rFonts w:ascii="Times New Roman" w:hAnsi="Times New Roman" w:cs="Times New Roman"/>
                      <w:i/>
                      <w:szCs w:val="21"/>
                    </w:rPr>
                    <m:t>cocoon</m:t>
                  </m:r>
                  <m:ctrlPr>
                    <w:rPr>
                      <w:rFonts w:ascii="Cambria Math" w:hAnsi="Cambria Math" w:cs="Times New Roman"/>
                      <w:szCs w:val="21"/>
                    </w:rPr>
                  </m:ctrlPr>
                </m:e>
              </m:mr>
            </m:m>
            <m:ctrlPr>
              <w:rPr>
                <w:rFonts w:ascii="Cambria Math" w:hAnsi="Cambria Math" w:cs="Times New Roman"/>
                <w:szCs w:val="21"/>
              </w:rPr>
            </m:ctrlPr>
          </m:e>
        </m:d>
      </m:oMath>
      <w:r>
        <w:rPr>
          <w:rFonts w:hint="eastAsia" w:ascii="Times New Roman" w:hAnsi="Times New Roman" w:cs="Times New Roman"/>
          <w:sz w:val="24"/>
        </w:rPr>
        <w:t xml:space="preserve">   </w:t>
      </w:r>
      <w:r>
        <w:rPr>
          <w:rFonts w:ascii="Times New Roman" w:hAnsi="Times New Roman" w:cs="Times New Roman"/>
          <w:sz w:val="24"/>
        </w:rPr>
        <w:t>(</w:t>
      </w:r>
      <w:r>
        <w:rPr>
          <w:rFonts w:hint="eastAsia" w:ascii="Times New Roman" w:hAnsi="Times New Roman" w:cs="Times New Roman"/>
          <w:sz w:val="24"/>
        </w:rPr>
        <w:t>8</w:t>
      </w:r>
      <w:r>
        <w:rPr>
          <w:rFonts w:ascii="Times New Roman" w:hAnsi="Times New Roman" w:cs="Times New Roman"/>
          <w:sz w:val="24"/>
        </w:rPr>
        <w:t>)</w:t>
      </w:r>
    </w:p>
    <w:p w14:paraId="69259121">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bookmarkStart w:id="45" w:name="OLE_LINK47"/>
      <w:r>
        <w:rPr>
          <w:rFonts w:ascii="Times New Roman" w:hAnsi="Times New Roman" w:cs="Times New Roman"/>
          <w:sz w:val="24"/>
        </w:rPr>
        <w:t>Government credibility (</w:t>
      </w:r>
      <w:r>
        <w:rPr>
          <w:rFonts w:hint="eastAsia" w:ascii="Times New Roman" w:hAnsi="Times New Roman" w:cs="Times New Roman"/>
          <w:i/>
          <w:iCs/>
          <w:sz w:val="24"/>
        </w:rPr>
        <w:t>GT</w:t>
      </w:r>
      <w:r>
        <w:rPr>
          <w:rFonts w:ascii="Times New Roman" w:hAnsi="Times New Roman" w:cs="Times New Roman"/>
          <w:sz w:val="24"/>
        </w:rPr>
        <w:t>)</w:t>
      </w:r>
      <w:r>
        <w:rPr>
          <w:rFonts w:hint="eastAsia" w:ascii="Times New Roman" w:hAnsi="Times New Roman" w:cs="Times New Roman"/>
          <w:sz w:val="24"/>
        </w:rPr>
        <w:t xml:space="preserve"> </w:t>
      </w:r>
      <w:r>
        <w:rPr>
          <w:rFonts w:ascii="Times New Roman" w:hAnsi="Times New Roman" w:cs="Times New Roman"/>
          <w:sz w:val="24"/>
        </w:rPr>
        <w:t xml:space="preserve">is important for addressing broader social issues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{"citationID":"teUm3kj9","properties":{"unsorted":false,"formattedCitation":"[2]","plainCitation":"[2]","noteIndex":0},"citationItems":[{"id":384,"uris":["http://zotero.org/users/11769009/items/BBV57GKK"],"itemData":{"id":384,"type":"article-journal","abstract":"The spreading of rumor is the common type of collective actions. As a macro social phenomenon, the rumor spreading should be supported by the micro-level actions and interactions of people (agents). Therefore, the agent-based modeling is applied to modeling the micro-level mechanism of rumor spreading, which has more significance in the big data age. The outcomes of simulations indicate that there exist a stage transfer and the turning point D, which divides the whole spreading process into the linear (OD) and nonlinear (DE) stages. In the linear stage OD, the spreading percentage increases rapidly into a relatively high level of spreading percentage. However, after the turning point D, it increases slowly until the 100% is reached in the nonlinear stage DE. For the linear stage OD, we estimated the linear dynamics with the linear OLS regression, and it suggests that the adjusted R2 is as high as over 98%–99%, which is infinitely close to 100%; for the nonlinear stage DE, we estimated the nonlinear stage via adding the quadratic term of time into the regression model. It suggests that the adjusted R2 is as high as over 98% as well, which is also close to 100%. Based on the predictions of linear and nonlinear stages with the highest accuracies, we combined the linear and nonlinear stages (OE=OD+DE) to predict the whole process of rumor spreading. Eventually, the Smooth Predicted Curves (SPCs) can be obtained to better fit the evolutionary dynamic of spreading curves in reality.","container-title":"Physica A: Statistical Mechanics and its Applications","DOI":"10.1016/j.physa.2018.09.133","ISSN":"0378-4371","journalAbbreviation":"Physica A: Statistical Mechanics and its Applications","page":"349-369","title":"Two-stage predictions of evolutionary dynamics during the rumor dissemination","volume":"517","author":[{"family":"Lu","given":"Peng"},{"family":"Yao","given":"Qi"},{"family":"Lu","given":"Pengfei"}],"issued":{"date-parts":[["2019",3,1]]}}}],"schema":"https://github.com/citation-style-language/schema/raw/master/csl-citation.json"}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w:t>
      </w:r>
      <w:r>
        <w:rPr>
          <w:rFonts w:ascii="Times New Roman" w:hAnsi="Times New Roman" w:cs="Times New Roman"/>
          <w:sz w:val="24"/>
          <w:vertAlign w:val="superscript"/>
        </w:rPr>
        <w:fldChar w:fldCharType="end"/>
      </w:r>
      <w:r>
        <w:rPr>
          <w:rFonts w:ascii="Times New Roman" w:hAnsi="Times New Roman" w:cs="Times New Roman"/>
          <w:sz w:val="24"/>
        </w:rPr>
        <w:t>, particularly for managing rumors</w:t>
      </w:r>
      <w:r>
        <w:rPr>
          <w:rFonts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{"citationID":"fx3Mo20D","properties":{"unsorted":false,"formattedCitation":"[4]","plainCitation":"[4]","noteIndex":0},"citationItems":[{"id":31,"uris":["http://zotero.org/users/11769009/items/T73A2ZT7"],"itemData":{"id":31,"type":"article-journal","abstract":"IJMPC is a journal focused on Computational Physics, including on the use of computers to advance knowledge in physical sciences and the use of physical analogies in computation.","archive_location":"world","container-title":"International Journal of Modern Physics C","DOI":"10.1142/S0129183120501235","language":"en","publisher":"World Scientific Publishing Company","source":"www.worldscientific.com","title":"A rumor control competition model considering intervention of the official rumor-refuting information","URL":"https://www.worldscientific.com/worldscinet/ijmpc","author":[{"family":"Zhang","given":"Yi"},{"family":"Xu","given":"Jiuping"},{"family":"Wu","given":"Yue"}],"accessed":{"date-parts":[["2023",11,25]]},"issued":{"date-parts":[["2020",8,19]]}}}],"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[4</w:t>
      </w:r>
      <w:r>
        <w:rPr>
          <w:rFonts w:hint="eastAsia" w:ascii="Times New Roman" w:hAnsi="Times New Roman" w:cs="Times New Roman"/>
          <w:sz w:val="24"/>
          <w:vertAlign w:val="superscript"/>
        </w:rPr>
        <w:t>, 5, 22</w:t>
      </w:r>
      <w:r>
        <w:rPr>
          <w:rFonts w:ascii="Times New Roman" w:hAnsi="Times New Roman" w:cs="Times New Roman"/>
          <w:sz w:val="24"/>
          <w:vertAlign w:val="superscript"/>
        </w:rPr>
        <w:t>]</w:t>
      </w:r>
      <w:r>
        <w:rPr>
          <w:rFonts w:ascii="Times New Roman" w:hAnsi="Times New Roman" w:cs="Times New Roman"/>
          <w:sz w:val="24"/>
          <w:vertAlign w:val="superscript"/>
        </w:rPr>
        <w:fldChar w:fldCharType="end"/>
      </w:r>
      <w:r>
        <w:rPr>
          <w:rFonts w:ascii="Times New Roman" w:hAnsi="Times New Roman" w:cs="Times New Roman"/>
          <w:sz w:val="24"/>
        </w:rPr>
        <w:t xml:space="preserve">. </w:t>
      </w:r>
      <w:bookmarkEnd w:id="45"/>
      <w:r>
        <w:rPr>
          <w:rFonts w:ascii="Times New Roman" w:hAnsi="Times New Roman" w:cs="Times New Roman"/>
          <w:sz w:val="24"/>
        </w:rPr>
        <w:t xml:space="preserve">Hence, this study set </w:t>
      </w:r>
      <w:r>
        <w:rPr>
          <w:rFonts w:hint="eastAsia" w:ascii="Times New Roman" w:hAnsi="Times New Roman" w:cs="Times New Roman"/>
          <w:i/>
          <w:iCs/>
          <w:sz w:val="24"/>
        </w:rPr>
        <w:t>GT</w:t>
      </w:r>
      <w:r>
        <w:rPr>
          <w:rFonts w:ascii="Times New Roman" w:hAnsi="Times New Roman" w:cs="Times New Roman"/>
          <w:sz w:val="24"/>
        </w:rPr>
        <w:t xml:space="preserve"> as {</w:t>
      </w:r>
      <w:bookmarkStart w:id="46" w:name="OLE_LINK93"/>
      <w:r>
        <w:rPr>
          <w:rFonts w:ascii="Times New Roman" w:hAnsi="Times New Roman" w:cs="Times New Roman"/>
          <w:sz w:val="24"/>
        </w:rPr>
        <w:t>0.2,0.4,0.6,0.8,1</w:t>
      </w:r>
      <w:bookmarkEnd w:id="46"/>
      <w:r>
        <w:rPr>
          <w:rFonts w:ascii="Times New Roman" w:hAnsi="Times New Roman" w:cs="Times New Roman"/>
          <w:sz w:val="24"/>
        </w:rPr>
        <w:t xml:space="preserve">} to examine the impact of varying levels of </w:t>
      </w:r>
      <w:r>
        <w:rPr>
          <w:rFonts w:hint="eastAsia" w:ascii="Times New Roman" w:hAnsi="Times New Roman" w:cs="Times New Roman"/>
          <w:i/>
          <w:iCs/>
          <w:sz w:val="24"/>
        </w:rPr>
        <w:t>GT</w:t>
      </w:r>
      <w:r>
        <w:rPr>
          <w:rFonts w:ascii="Times New Roman" w:hAnsi="Times New Roman" w:cs="Times New Roman"/>
          <w:sz w:val="24"/>
        </w:rPr>
        <w:t xml:space="preserve"> on</w:t>
      </w:r>
      <w:r>
        <w:rPr>
          <w:rFonts w:hint="eastAsia" w:ascii="Times New Roman" w:hAnsi="Times New Roman" w:cs="Times New Roman"/>
          <w:sz w:val="24"/>
        </w:rPr>
        <w:t xml:space="preserve"> </w:t>
      </w:r>
      <w:r>
        <w:rPr>
          <w:rFonts w:hint="eastAsia" w:ascii="Times New Roman" w:hAnsi="Times New Roman" w:cs="Times New Roman"/>
          <w:i/>
          <w:iCs/>
          <w:sz w:val="24"/>
        </w:rPr>
        <w:t>TBU</w:t>
      </w:r>
      <w:r>
        <w:rPr>
          <w:rFonts w:hint="eastAsia" w:ascii="Times New Roman" w:hAnsi="Times New Roman" w:cs="Times New Roman"/>
          <w:sz w:val="24"/>
        </w:rPr>
        <w:t xml:space="preserve"> </w:t>
      </w:r>
      <w:r>
        <w:rPr>
          <w:rFonts w:ascii="Times New Roman" w:hAnsi="Times New Roman" w:cs="Times New Roman"/>
          <w:sz w:val="24"/>
        </w:rPr>
        <w:t xml:space="preserve">and infer the effect of different levels of government credibility on </w:t>
      </w:r>
      <w:r>
        <w:rPr>
          <w:rFonts w:ascii="Times New Roman" w:hAnsi="Times New Roman" w:eastAsia="宋体" w:cs="Times New Roman"/>
          <w:sz w:val="24"/>
        </w:rPr>
        <w:t>the effectiveness</w:t>
      </w:r>
      <w:r>
        <w:rPr>
          <w:rFonts w:ascii="Times New Roman" w:hAnsi="Times New Roman" w:cs="Times New Roman"/>
          <w:sz w:val="24"/>
        </w:rPr>
        <w:t xml:space="preserve"> of government rumor refutation.</w:t>
      </w:r>
    </w:p>
    <w:p w14:paraId="613D9A3E">
      <w:pPr>
        <w:suppressAutoHyphens/>
        <w:kinsoku w:val="0"/>
        <w:overflowPunct w:val="0"/>
        <w:autoSpaceDE w:val="0"/>
        <w:autoSpaceDN w:val="0"/>
        <w:adjustRightInd w:val="0"/>
        <w:snapToGrid w:val="0"/>
        <w:spacing w:line="360" w:lineRule="auto"/>
        <w:outlineLvl w:val="3"/>
        <w:rPr>
          <w:rFonts w:ascii="Times New Roman" w:hAnsi="Times New Roman" w:cs="Times New Roman"/>
          <w:b/>
          <w:bCs/>
          <w:sz w:val="24"/>
        </w:rPr>
      </w:pPr>
      <w:r>
        <w:rPr>
          <w:rFonts w:hint="eastAsia" w:ascii="Times New Roman" w:hAnsi="Times New Roman" w:cs="Times New Roman"/>
          <w:b/>
          <w:bCs/>
          <w:sz w:val="24"/>
        </w:rPr>
        <w:t>3.2.1.3. Setting of rumor cocoon</w:t>
      </w:r>
    </w:p>
    <w:p w14:paraId="13533503">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 xml:space="preserve">In our model, the rumor cocoon is introduced to represent the clustered communication environment in which rumor dissemination is intensified. As shown in Figure </w:t>
      </w:r>
      <w:r>
        <w:rPr>
          <w:rStyle w:val="19"/>
          <w:rFonts w:hint="eastAsia" w:ascii="Times New Roman" w:hAnsi="Times New Roman" w:cs="Times New Roman"/>
          <w:sz w:val="24"/>
          <w:szCs w:val="24"/>
        </w:rPr>
        <w:t>4A</w:t>
      </w:r>
      <w:r>
        <w:rPr>
          <w:rStyle w:val="19"/>
          <w:rFonts w:ascii="Times New Roman" w:hAnsi="Times New Roman" w:cs="Times New Roman"/>
          <w:sz w:val="24"/>
          <w:szCs w:val="24"/>
        </w:rPr>
        <w:t>, blue and green agents represent SMP users, and the rumor cocoon is visualized as a circle. The size of this circle varies with the proportion of users who believe the rumor. At the early stage of dissemination, as the number of believers increases, the circle expands. After the government releases rebuttals and the number of believers declines, the circle gradually shrinks.</w:t>
      </w:r>
    </w:p>
    <w:p w14:paraId="7A256A8F">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The rumor cocoon also distinguishes between users with different levels of exposure to rumor sources. Agents inside the circle are defined as followers of rumor bloggers, whereas agents outside the circle represent users who do not follow these bloggers. Blue agents inside the circle can move only within the circle, reflecting their closer and more direct exposure to rumor bloggers. By contrast, green agents can move both inside and outside the circle. This setting reflects the AI-driven recommendation algorithms of SMPs, through which a small proportion of users who do not follow rumor bloggers may still encounter rumors directly, whereas most non-followers remain outside the immediate rumor environment. As a result, blue agents and a small number of green agents are the first to be exposed to rumor sources.</w:t>
      </w:r>
    </w:p>
    <w:p w14:paraId="0875F22E">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 xml:space="preserve">The model further assumes that users inside and outside the cocoon differ in their likelihood of believing and forwarding rumors. Specifically, blue agents are assigned a higher probability of believing and forwarding rumors than green agents. This difference is represented by the parameter for the degree of group cocooning in Table </w:t>
      </w:r>
      <w:r>
        <w:rPr>
          <w:rStyle w:val="19"/>
          <w:rFonts w:hint="eastAsia" w:ascii="Times New Roman" w:hAnsi="Times New Roman" w:cs="Times New Roman"/>
          <w:sz w:val="24"/>
          <w:szCs w:val="24"/>
        </w:rPr>
        <w:t>2</w:t>
      </w:r>
      <w:r>
        <w:rPr>
          <w:rStyle w:val="19"/>
          <w:rFonts w:ascii="Times New Roman" w:hAnsi="Times New Roman" w:cs="Times New Roman"/>
          <w:sz w:val="24"/>
          <w:szCs w:val="24"/>
        </w:rPr>
        <w:t>, which captures the effect of the rumor cocoon on rumor recipients during dissemination.</w:t>
      </w:r>
    </w:p>
    <w:p w14:paraId="2FD87680">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ascii="Times New Roman" w:hAnsi="Times New Roman" w:cs="Times New Roman"/>
          <w:sz w:val="24"/>
          <w:szCs w:val="24"/>
        </w:rPr>
        <w:t>Rumors spread beyond the rumor cocoon through interactions between agents across its boundary. This outward diffusion occurs through two pathways. First, blue agents inside the cocoon can transmit rumors when they encounter green agents near the edge of the circle. Second, because green agents can move freely in and out of the cocoon, those who have become rumor disseminators can carry rumors beyond the cocoon and spread them to the wider network.</w:t>
      </w:r>
    </w:p>
    <w:p w14:paraId="1E46D149">
      <w:pPr>
        <w:suppressAutoHyphens/>
        <w:kinsoku w:val="0"/>
        <w:overflowPunct w:val="0"/>
        <w:autoSpaceDE w:val="0"/>
        <w:autoSpaceDN w:val="0"/>
        <w:adjustRightInd w:val="0"/>
        <w:snapToGrid w:val="0"/>
        <w:spacing w:line="360" w:lineRule="auto"/>
        <w:ind w:firstLine="480" w:firstLineChars="200"/>
        <w:jc w:val="center"/>
        <w:rPr>
          <w:rStyle w:val="19"/>
          <w:rFonts w:ascii="Times New Roman" w:hAnsi="Times New Roman" w:cs="Times New Roman"/>
          <w:sz w:val="24"/>
          <w:szCs w:val="24"/>
        </w:rPr>
      </w:pPr>
      <w:r>
        <w:rPr>
          <w:rStyle w:val="19"/>
          <w:rFonts w:hint="eastAsia" w:ascii="Times New Roman" w:hAnsi="Times New Roman" w:cs="Times New Roman"/>
          <w:sz w:val="24"/>
          <w:szCs w:val="24"/>
        </w:rPr>
        <w:drawing>
          <wp:inline distT="0" distB="0" distL="114300" distR="114300">
            <wp:extent cx="5261610" cy="5405755"/>
            <wp:effectExtent l="0" t="0" r="8890" b="4445"/>
            <wp:docPr id="5" name="图片 5"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 3"/>
                    <pic:cNvPicPr>
                      <a:picLocks noChangeAspect="1"/>
                    </pic:cNvPicPr>
                  </pic:nvPicPr>
                  <pic:blipFill>
                    <a:blip r:embed="rId9"/>
                    <a:stretch>
                      <a:fillRect/>
                    </a:stretch>
                  </pic:blipFill>
                  <pic:spPr>
                    <a:xfrm>
                      <a:off x="0" y="0"/>
                      <a:ext cx="5261610" cy="5405755"/>
                    </a:xfrm>
                    <a:prstGeom prst="rect">
                      <a:avLst/>
                    </a:prstGeom>
                  </pic:spPr>
                </pic:pic>
              </a:graphicData>
            </a:graphic>
          </wp:inline>
        </w:drawing>
      </w:r>
    </w:p>
    <w:p w14:paraId="1DD7AD9F">
      <w:pPr>
        <w:suppressAutoHyphens/>
        <w:kinsoku w:val="0"/>
        <w:overflowPunct w:val="0"/>
        <w:autoSpaceDE w:val="0"/>
        <w:autoSpaceDN w:val="0"/>
        <w:adjustRightInd w:val="0"/>
        <w:snapToGrid w:val="0"/>
        <w:spacing w:line="360" w:lineRule="auto"/>
        <w:ind w:firstLine="480" w:firstLineChars="200"/>
        <w:rPr>
          <w:rStyle w:val="19"/>
          <w:rFonts w:ascii="Times New Roman" w:hAnsi="Times New Roman" w:cs="Times New Roman"/>
          <w:sz w:val="24"/>
          <w:szCs w:val="24"/>
        </w:rPr>
      </w:pPr>
      <w:r>
        <w:rPr>
          <w:rStyle w:val="19"/>
          <w:rFonts w:hint="eastAsia" w:ascii="Times New Roman" w:hAnsi="Times New Roman" w:cs="Times New Roman"/>
          <w:sz w:val="24"/>
          <w:szCs w:val="24"/>
        </w:rPr>
        <w:t xml:space="preserve">Figure 4 </w:t>
      </w:r>
      <w:r>
        <w:rPr>
          <w:rFonts w:hint="eastAsia" w:ascii="Times New Roman" w:hAnsi="Times New Roman" w:cs="Times New Roman"/>
          <w:sz w:val="24"/>
        </w:rPr>
        <w:t xml:space="preserve">A, </w:t>
      </w:r>
      <w:r>
        <w:rPr>
          <w:rFonts w:ascii="Times New Roman" w:hAnsi="Times New Roman" w:cs="Times New Roman"/>
          <w:sz w:val="24"/>
        </w:rPr>
        <w:t>User distribution diagram</w:t>
      </w:r>
      <w:r>
        <w:rPr>
          <w:rFonts w:hint="eastAsia" w:ascii="Times New Roman" w:hAnsi="Times New Roman" w:cs="Times New Roman"/>
          <w:sz w:val="24"/>
        </w:rPr>
        <w:t>. B, Schematic diagram of rumor propagation</w:t>
      </w:r>
    </w:p>
    <w:p w14:paraId="762C66E7">
      <w:pPr>
        <w:suppressAutoHyphens/>
        <w:kinsoku w:val="0"/>
        <w:overflowPunct w:val="0"/>
        <w:autoSpaceDE w:val="0"/>
        <w:autoSpaceDN w:val="0"/>
        <w:adjustRightInd w:val="0"/>
        <w:snapToGrid w:val="0"/>
        <w:spacing w:line="360" w:lineRule="auto"/>
        <w:outlineLvl w:val="3"/>
        <w:rPr>
          <w:rFonts w:ascii="Times New Roman" w:hAnsi="Times New Roman" w:cs="Times New Roman"/>
          <w:b/>
          <w:bCs/>
          <w:sz w:val="24"/>
        </w:rPr>
      </w:pPr>
      <w:r>
        <w:rPr>
          <w:rFonts w:ascii="Times New Roman" w:hAnsi="Times New Roman" w:cs="Times New Roman"/>
          <w:b/>
          <w:bCs/>
          <w:sz w:val="24"/>
        </w:rPr>
        <w:t>3.2.1.4. Settings of rumor sources and recipients</w:t>
      </w:r>
    </w:p>
    <w:p w14:paraId="2074AA53">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Based on</w:t>
      </w:r>
      <w:r>
        <w:rPr>
          <w:rFonts w:hint="eastAsia" w:ascii="Times New Roman" w:hAnsi="Times New Roman" w:cs="Times New Roman"/>
          <w:sz w:val="24"/>
        </w:rPr>
        <w:t xml:space="preserve"> the analysis and calculation of the characteristics pertaining to rumor sources and recipients of 125 major public opinion rumors on Weibo</w:t>
      </w:r>
      <w:r>
        <w:rPr>
          <w:rFonts w:ascii="Times New Roman" w:hAnsi="Times New Roman" w:cs="Times New Roman"/>
          <w:sz w:val="24"/>
        </w:rPr>
        <w:t xml:space="preserve"> as shown</w:t>
      </w:r>
      <w:r>
        <w:rPr>
          <w:rFonts w:hint="eastAsia" w:ascii="Times New Roman" w:hAnsi="Times New Roman" w:cs="Times New Roman"/>
          <w:sz w:val="24"/>
        </w:rPr>
        <w:t xml:space="preserve"> in </w:t>
      </w:r>
      <w:r>
        <w:rPr>
          <w:rFonts w:hint="eastAsia" w:ascii="Times New Roman" w:hAnsi="Times New Roman" w:cs="Times New Roman"/>
          <w:b/>
          <w:bCs/>
          <w:sz w:val="24"/>
        </w:rPr>
        <w:t>sub</w:t>
      </w:r>
      <w:r>
        <w:rPr>
          <w:rFonts w:ascii="Times New Roman" w:hAnsi="Times New Roman" w:cs="Times New Roman"/>
          <w:b/>
          <w:bCs/>
          <w:sz w:val="24"/>
        </w:rPr>
        <w:t>section</w:t>
      </w:r>
      <w:r>
        <w:rPr>
          <w:rFonts w:hint="eastAsia" w:ascii="Times New Roman" w:hAnsi="Times New Roman" w:cs="Times New Roman"/>
          <w:sz w:val="24"/>
        </w:rPr>
        <w:t xml:space="preserve"> 3.1, we incorporate</w:t>
      </w:r>
      <w:r>
        <w:rPr>
          <w:rFonts w:ascii="Times New Roman" w:hAnsi="Times New Roman" w:cs="Times New Roman"/>
          <w:sz w:val="24"/>
        </w:rPr>
        <w:t>d</w:t>
      </w:r>
      <w:r>
        <w:rPr>
          <w:rFonts w:hint="eastAsia" w:ascii="Times New Roman" w:hAnsi="Times New Roman" w:cs="Times New Roman"/>
          <w:sz w:val="24"/>
        </w:rPr>
        <w:t xml:space="preserve"> these characteristics as other parameters in our model. In terms of rumor sources, t</w:t>
      </w:r>
      <w:r>
        <w:rPr>
          <w:rFonts w:ascii="Times New Roman" w:hAnsi="Times New Roman" w:eastAsia="宋体" w:cs="Times New Roman"/>
          <w:sz w:val="24"/>
        </w:rPr>
        <w:t xml:space="preserve">he setting of </w:t>
      </w:r>
      <w:r>
        <w:rPr>
          <w:rFonts w:ascii="Times New Roman" w:hAnsi="Times New Roman" w:cs="Times New Roman"/>
          <w:sz w:val="24"/>
        </w:rPr>
        <w:t>the blue agents’ number is determined by</w:t>
      </w:r>
      <w:r>
        <w:rPr>
          <w:rFonts w:hint="eastAsia" w:ascii="Times New Roman" w:hAnsi="Times New Roman" w:cs="Times New Roman"/>
          <w:i/>
          <w:iCs/>
          <w:sz w:val="24"/>
        </w:rPr>
        <w:t xml:space="preserve"> NF</w:t>
      </w:r>
      <w:r>
        <w:rPr>
          <w:rFonts w:hint="eastAsia" w:ascii="Times New Roman" w:hAnsi="Times New Roman" w:cs="Times New Roman"/>
          <w:sz w:val="24"/>
        </w:rPr>
        <w:t xml:space="preserve"> = 82</w:t>
      </w:r>
      <w:r>
        <w:rPr>
          <w:rFonts w:ascii="Times New Roman" w:hAnsi="Times New Roman" w:cs="Times New Roman"/>
          <w:sz w:val="24"/>
        </w:rPr>
        <w:t xml:space="preserve">. Green agents have a fixed number of 500. In Figure </w:t>
      </w:r>
      <w:r>
        <w:rPr>
          <w:rFonts w:hint="eastAsia" w:ascii="Times New Roman" w:hAnsi="Times New Roman" w:cs="Times New Roman"/>
          <w:sz w:val="24"/>
        </w:rPr>
        <w:t>4A</w:t>
      </w:r>
      <w:r>
        <w:rPr>
          <w:rFonts w:ascii="Times New Roman" w:hAnsi="Times New Roman" w:cs="Times New Roman"/>
          <w:sz w:val="24"/>
        </w:rPr>
        <w:t xml:space="preserve">, </w:t>
      </w:r>
      <w:bookmarkStart w:id="47" w:name="OLE_LINK189"/>
      <w:r>
        <w:rPr>
          <w:rFonts w:hint="eastAsia" w:ascii="Times New Roman" w:hAnsi="Times New Roman" w:cs="Times New Roman"/>
          <w:sz w:val="24"/>
        </w:rPr>
        <w:t xml:space="preserve">the left side shows the situation before the rumor outbreak, and the right side shows the situation after the rumor outbreak. </w:t>
      </w:r>
      <w:bookmarkEnd w:id="47"/>
      <w:r>
        <w:rPr>
          <w:rFonts w:hint="eastAsia" w:ascii="Times New Roman" w:hAnsi="Times New Roman" w:cs="Times New Roman"/>
          <w:sz w:val="24"/>
        </w:rPr>
        <w:t>T</w:t>
      </w:r>
      <w:r>
        <w:rPr>
          <w:rFonts w:ascii="Times New Roman" w:hAnsi="Times New Roman" w:cs="Times New Roman"/>
          <w:sz w:val="24"/>
        </w:rPr>
        <w:t xml:space="preserve">he </w:t>
      </w:r>
      <w:r>
        <w:rPr>
          <w:rFonts w:hint="eastAsia" w:ascii="Times New Roman" w:hAnsi="Times New Roman" w:cs="Times New Roman"/>
          <w:sz w:val="24"/>
        </w:rPr>
        <w:t>red agent</w:t>
      </w:r>
      <w:r>
        <w:rPr>
          <w:rFonts w:ascii="Times New Roman" w:hAnsi="Times New Roman" w:cs="Times New Roman"/>
          <w:sz w:val="24"/>
        </w:rPr>
        <w:t xml:space="preserve"> positioned at the center represents the rumor</w:t>
      </w:r>
      <w:r>
        <w:rPr>
          <w:rFonts w:hint="eastAsia" w:ascii="Times New Roman" w:hAnsi="Times New Roman" w:cs="Times New Roman"/>
          <w:sz w:val="24"/>
        </w:rPr>
        <w:t xml:space="preserve"> </w:t>
      </w:r>
      <w:r>
        <w:rPr>
          <w:rFonts w:ascii="Times New Roman" w:hAnsi="Times New Roman" w:eastAsia="宋体" w:cs="Times New Roman"/>
          <w:sz w:val="24"/>
        </w:rPr>
        <w:t>source</w:t>
      </w:r>
      <w:r>
        <w:rPr>
          <w:rFonts w:hint="eastAsia" w:ascii="Times New Roman" w:hAnsi="Times New Roman" w:cs="Times New Roman"/>
          <w:sz w:val="24"/>
        </w:rPr>
        <w:t>, located at the center of the rumor cocoon.</w:t>
      </w:r>
      <w:r>
        <w:rPr>
          <w:rFonts w:ascii="Times New Roman" w:hAnsi="Times New Roman" w:cs="Times New Roman"/>
          <w:sz w:val="24"/>
        </w:rPr>
        <w:t xml:space="preserve"> </w:t>
      </w:r>
      <w:r>
        <w:rPr>
          <w:rFonts w:hint="eastAsia" w:ascii="Times New Roman" w:hAnsi="Times New Roman" w:cs="Times New Roman"/>
          <w:sz w:val="24"/>
        </w:rPr>
        <w:t>I</w:t>
      </w:r>
      <w:r>
        <w:rPr>
          <w:rFonts w:ascii="Times New Roman" w:hAnsi="Times New Roman" w:cs="Times New Roman"/>
          <w:sz w:val="24"/>
        </w:rPr>
        <w:t>ts size represent</w:t>
      </w:r>
      <w:r>
        <w:rPr>
          <w:rFonts w:ascii="Times New Roman" w:hAnsi="Times New Roman" w:eastAsia="宋体" w:cs="Times New Roman"/>
          <w:sz w:val="24"/>
        </w:rPr>
        <w:t xml:space="preserve">s the </w:t>
      </w:r>
      <w:r>
        <w:rPr>
          <w:rFonts w:ascii="Times New Roman" w:hAnsi="Times New Roman" w:cs="Times New Roman"/>
          <w:sz w:val="24"/>
        </w:rPr>
        <w:t>influence of</w:t>
      </w:r>
      <w:r>
        <w:rPr>
          <w:rFonts w:ascii="Times New Roman" w:hAnsi="Times New Roman" w:eastAsia="宋体" w:cs="Times New Roman"/>
          <w:sz w:val="24"/>
        </w:rPr>
        <w:t xml:space="preserve"> the rumor source (</w:t>
      </w:r>
      <w:r>
        <w:rPr>
          <w:rFonts w:hint="eastAsia" w:ascii="Times New Roman" w:hAnsi="Times New Roman" w:eastAsia="宋体" w:cs="Times New Roman"/>
          <w:i/>
          <w:iCs/>
          <w:sz w:val="24"/>
        </w:rPr>
        <w:t>RI</w:t>
      </w:r>
      <w:r>
        <w:rPr>
          <w:rFonts w:hint="eastAsia" w:ascii="Times New Roman" w:hAnsi="Times New Roman" w:eastAsia="宋体" w:cs="Times New Roman"/>
          <w:sz w:val="24"/>
        </w:rPr>
        <w:t xml:space="preserve"> = 1</w:t>
      </w:r>
      <w:r>
        <w:rPr>
          <w:rFonts w:ascii="Times New Roman" w:hAnsi="Times New Roman" w:cs="Times New Roman"/>
          <w:sz w:val="24"/>
        </w:rPr>
        <w:t xml:space="preserve">). </w:t>
      </w:r>
      <w:r>
        <w:rPr>
          <w:rFonts w:hint="eastAsia" w:ascii="Times New Roman" w:hAnsi="Times New Roman" w:cs="Times New Roman"/>
          <w:sz w:val="24"/>
        </w:rPr>
        <w:t>Moreover</w:t>
      </w:r>
      <w:r>
        <w:rPr>
          <w:rFonts w:ascii="Times New Roman" w:hAnsi="Times New Roman" w:cs="Times New Roman"/>
          <w:sz w:val="24"/>
        </w:rPr>
        <w:t xml:space="preserve">, </w:t>
      </w:r>
      <w:r>
        <w:rPr>
          <w:rFonts w:hint="eastAsia" w:ascii="Times New Roman" w:hAnsi="Times New Roman" w:cs="Times New Roman"/>
          <w:sz w:val="24"/>
        </w:rPr>
        <w:t>considering that the rumors</w:t>
      </w:r>
      <w:r>
        <w:rPr>
          <w:rFonts w:ascii="Times New Roman" w:hAnsi="Times New Roman" w:cs="Times New Roman"/>
          <w:sz w:val="24"/>
        </w:rPr>
        <w:t>’</w:t>
      </w:r>
      <w:r>
        <w:rPr>
          <w:rFonts w:hint="eastAsia" w:ascii="Times New Roman" w:hAnsi="Times New Roman" w:cs="Times New Roman"/>
          <w:sz w:val="24"/>
        </w:rPr>
        <w:t xml:space="preserve"> life cycle</w:t>
      </w:r>
      <w:r>
        <w:rPr>
          <w:rFonts w:ascii="Times New Roman" w:hAnsi="Times New Roman" w:cs="Times New Roman"/>
          <w:sz w:val="24"/>
        </w:rPr>
        <w:t>s</w:t>
      </w:r>
      <w:r>
        <w:rPr>
          <w:rFonts w:hint="eastAsia" w:ascii="Times New Roman" w:hAnsi="Times New Roman" w:cs="Times New Roman"/>
          <w:sz w:val="24"/>
        </w:rPr>
        <w:t xml:space="preserve"> (</w:t>
      </w:r>
      <w:r>
        <w:rPr>
          <w:rFonts w:hint="eastAsia" w:ascii="Times New Roman" w:hAnsi="Times New Roman" w:cs="Times New Roman"/>
          <w:i/>
          <w:iCs/>
          <w:sz w:val="24"/>
        </w:rPr>
        <w:t>LC</w:t>
      </w:r>
      <w:r>
        <w:rPr>
          <w:rFonts w:hint="eastAsia" w:ascii="Times New Roman" w:hAnsi="Times New Roman" w:cs="Times New Roman"/>
          <w:sz w:val="24"/>
        </w:rPr>
        <w:t>) have an average value of 250 ticks</w:t>
      </w:r>
      <w:r>
        <w:rPr>
          <w:rFonts w:ascii="Times New Roman" w:hAnsi="Times New Roman" w:cs="Times New Roman"/>
          <w:sz w:val="24"/>
        </w:rPr>
        <w:t xml:space="preserve">, </w:t>
      </w:r>
      <w:r>
        <w:rPr>
          <w:rFonts w:hint="eastAsia" w:ascii="Times New Roman" w:hAnsi="Times New Roman" w:cs="Times New Roman"/>
          <w:sz w:val="24"/>
        </w:rPr>
        <w:t>their heterogeneity, a</w:t>
      </w:r>
      <w:r>
        <w:rPr>
          <w:rFonts w:ascii="Times New Roman" w:hAnsi="Times New Roman" w:cs="Times New Roman"/>
          <w:sz w:val="24"/>
        </w:rPr>
        <w:t>nd</w:t>
      </w:r>
      <w:r>
        <w:rPr>
          <w:rFonts w:hint="eastAsia" w:ascii="Times New Roman" w:hAnsi="Times New Roman" w:cs="Times New Roman"/>
          <w:sz w:val="24"/>
        </w:rPr>
        <w:t xml:space="preserve"> the time required for governmental rumor-refutation, we ultimately determined the termination time of 400 ticks for our model. Preliminary experiments confirmed that setting the termination time at 400 ticks is appropriate and does not limit the value of </w:t>
      </w:r>
      <w:r>
        <w:rPr>
          <w:rFonts w:hint="eastAsia" w:ascii="Times New Roman" w:hAnsi="Times New Roman" w:cs="Times New Roman"/>
          <w:i/>
          <w:iCs/>
          <w:sz w:val="24"/>
        </w:rPr>
        <w:t>TBU</w:t>
      </w:r>
      <w:r>
        <w:rPr>
          <w:rFonts w:hint="eastAsia" w:ascii="Times New Roman" w:hAnsi="Times New Roman" w:cs="Times New Roman"/>
          <w:sz w:val="24"/>
        </w:rPr>
        <w:t>.</w:t>
      </w:r>
      <w:r>
        <w:rPr>
          <w:rFonts w:ascii="Times New Roman" w:hAnsi="Times New Roman" w:cs="Times New Roman"/>
          <w:sz w:val="24"/>
        </w:rPr>
        <w:t xml:space="preserve"> </w:t>
      </w:r>
      <w:r>
        <w:rPr>
          <w:rFonts w:hint="eastAsia" w:ascii="Times New Roman" w:hAnsi="Times New Roman" w:cs="Times New Roman"/>
          <w:sz w:val="24"/>
        </w:rPr>
        <w:t xml:space="preserve">In terms of rumor recipients, the rumor cocoon, in which the recipients of rumors are situated, is represented by a circle to illustrate </w:t>
      </w:r>
      <w:r>
        <w:rPr>
          <w:rFonts w:ascii="Times New Roman" w:hAnsi="Times New Roman" w:cs="Times New Roman"/>
          <w:sz w:val="24"/>
        </w:rPr>
        <w:t>the</w:t>
      </w:r>
      <w:r>
        <w:rPr>
          <w:rFonts w:hint="eastAsia" w:ascii="Times New Roman" w:hAnsi="Times New Roman" w:cs="Times New Roman"/>
          <w:sz w:val="24"/>
        </w:rPr>
        <w:t xml:space="preserve"> sphere of influence exerted by the source</w:t>
      </w:r>
      <w:r>
        <w:rPr>
          <w:rFonts w:ascii="Times New Roman" w:hAnsi="Times New Roman" w:eastAsia="宋体" w:cs="Times New Roman"/>
          <w:sz w:val="24"/>
        </w:rPr>
        <w:t xml:space="preserve"> (</w:t>
      </w:r>
      <w:r>
        <w:rPr>
          <w:rFonts w:hint="eastAsia" w:ascii="Times New Roman" w:hAnsi="Times New Roman" w:cs="Times New Roman"/>
          <w:i/>
          <w:iCs/>
          <w:sz w:val="24"/>
        </w:rPr>
        <w:t>PR</w:t>
      </w:r>
      <w:r>
        <w:rPr>
          <w:rFonts w:hint="eastAsia" w:ascii="Times New Roman" w:hAnsi="Times New Roman" w:cs="Times New Roman"/>
          <w:sz w:val="24"/>
        </w:rPr>
        <w:t xml:space="preserve"> = 11.7</w:t>
      </w:r>
      <w:r>
        <w:rPr>
          <w:rFonts w:ascii="Times New Roman" w:hAnsi="Times New Roman" w:cs="Times New Roman"/>
          <w:sz w:val="24"/>
        </w:rPr>
        <w:t>).</w:t>
      </w:r>
      <w:r>
        <w:rPr>
          <w:rFonts w:hint="eastAsia" w:ascii="Times New Roman" w:hAnsi="Times New Roman" w:cs="Times New Roman"/>
          <w:sz w:val="24"/>
        </w:rPr>
        <w:t xml:space="preserve"> </w:t>
      </w:r>
      <w:r>
        <w:rPr>
          <w:rFonts w:ascii="Times New Roman" w:hAnsi="Times New Roman" w:cs="Times New Roman"/>
          <w:sz w:val="24"/>
        </w:rPr>
        <w:t xml:space="preserve">In addition, </w:t>
      </w:r>
      <w:r>
        <w:rPr>
          <w:rFonts w:hint="eastAsia" w:ascii="Times New Roman" w:hAnsi="Times New Roman" w:cs="Times New Roman"/>
          <w:sz w:val="24"/>
        </w:rPr>
        <w:t>a</w:t>
      </w:r>
      <w:r>
        <w:rPr>
          <w:rFonts w:ascii="Times New Roman" w:hAnsi="Times New Roman" w:cs="Times New Roman"/>
          <w:sz w:val="24"/>
        </w:rPr>
        <w:t xml:space="preserve">n agent’s movement speed was employed as an indicator of their level of activity on social platforms </w:t>
      </w:r>
      <w:r>
        <w:rPr>
          <w:rFonts w:hint="eastAsia" w:ascii="Times New Roman" w:hAnsi="Times New Roman" w:cs="Times New Roman"/>
          <w:sz w:val="24"/>
        </w:rPr>
        <w:t>(</w:t>
      </w:r>
      <w:r>
        <w:rPr>
          <w:rFonts w:hint="eastAsia" w:ascii="Times New Roman" w:hAnsi="Times New Roman" w:cs="Times New Roman"/>
          <w:i/>
          <w:iCs/>
          <w:sz w:val="24"/>
        </w:rPr>
        <w:t>UA</w:t>
      </w:r>
      <w:r>
        <w:rPr>
          <w:rFonts w:hint="eastAsia" w:ascii="Times New Roman" w:hAnsi="Times New Roman" w:cs="Times New Roman"/>
          <w:sz w:val="24"/>
        </w:rPr>
        <w:t xml:space="preserve"> = 2</w:t>
      </w:r>
      <w:r>
        <w:rPr>
          <w:rFonts w:ascii="Times New Roman" w:hAnsi="Times New Roman" w:cs="Times New Roman"/>
          <w:sz w:val="24"/>
        </w:rPr>
        <w:t>).</w:t>
      </w:r>
      <w:bookmarkStart w:id="48" w:name="OLE_LINK132"/>
      <w:r>
        <w:rPr>
          <w:rFonts w:hint="eastAsia" w:ascii="Times New Roman" w:hAnsi="Times New Roman" w:cs="Times New Roman"/>
          <w:sz w:val="24"/>
        </w:rPr>
        <w:t xml:space="preserve"> Furth</w:t>
      </w:r>
      <w:r>
        <w:rPr>
          <w:rFonts w:ascii="Times New Roman" w:hAnsi="Times New Roman" w:cs="Times New Roman"/>
          <w:sz w:val="24"/>
        </w:rPr>
        <w:t>er</w:t>
      </w:r>
      <w:r>
        <w:rPr>
          <w:rFonts w:hint="eastAsia" w:ascii="Times New Roman" w:hAnsi="Times New Roman" w:cs="Times New Roman"/>
          <w:sz w:val="24"/>
        </w:rPr>
        <w:t xml:space="preserve">more, </w:t>
      </w:r>
      <w:r>
        <w:rPr>
          <w:rFonts w:ascii="Times New Roman" w:hAnsi="Times New Roman" w:cs="Times New Roman"/>
          <w:sz w:val="24"/>
        </w:rPr>
        <w:t>this model considers individual heterogeneity by incorporating several thresholds. First, the threshold for public belief in rumors is considered</w:t>
      </w:r>
      <w:r>
        <w:rPr>
          <w:rFonts w:hint="eastAsia" w:ascii="Times New Roman" w:hAnsi="Times New Roman" w:cs="Times New Roman"/>
          <w:sz w:val="24"/>
        </w:rPr>
        <w:t xml:space="preserve"> as </w:t>
      </w:r>
      <w:r>
        <w:rPr>
          <w:rFonts w:hint="eastAsia" w:ascii="Times New Roman" w:hAnsi="Times New Roman" w:cs="Times New Roman"/>
          <w:i/>
          <w:iCs/>
          <w:sz w:val="24"/>
        </w:rPr>
        <w:t>PB</w:t>
      </w:r>
      <w:r>
        <w:rPr>
          <w:rFonts w:ascii="Times New Roman" w:hAnsi="Times New Roman" w:cs="Times New Roman"/>
          <w:sz w:val="24"/>
        </w:rPr>
        <w:t xml:space="preserve">. </w:t>
      </w:r>
      <w:bookmarkStart w:id="49" w:name="OLE_LINK158"/>
      <w:r>
        <w:rPr>
          <w:rFonts w:ascii="Times New Roman" w:hAnsi="Times New Roman" w:cs="Times New Roman"/>
          <w:sz w:val="24"/>
        </w:rPr>
        <w:t>Second, the probability of becoming a rumor spreader has a threshold denoted as</w:t>
      </w:r>
      <w:r>
        <w:rPr>
          <w:rFonts w:hint="eastAsia" w:ascii="Times New Roman" w:hAnsi="Times New Roman" w:cs="Times New Roman"/>
          <w:sz w:val="24"/>
        </w:rPr>
        <w:t xml:space="preserve"> </w:t>
      </w:r>
      <w:r>
        <w:rPr>
          <w:rFonts w:hint="eastAsia" w:ascii="Times New Roman" w:hAnsi="Times New Roman" w:cs="Times New Roman"/>
          <w:i/>
          <w:iCs/>
          <w:sz w:val="24"/>
        </w:rPr>
        <w:t>RC</w:t>
      </w:r>
      <w:r>
        <w:rPr>
          <w:rFonts w:ascii="Times New Roman" w:hAnsi="Times New Roman" w:cs="Times New Roman"/>
          <w:sz w:val="24"/>
        </w:rPr>
        <w:t xml:space="preserve">. </w:t>
      </w:r>
      <w:bookmarkEnd w:id="49"/>
      <w:r>
        <w:rPr>
          <w:rFonts w:ascii="Times New Roman" w:hAnsi="Times New Roman" w:eastAsia="宋体" w:cs="Times New Roman"/>
          <w:sz w:val="24"/>
        </w:rPr>
        <w:t>Third, the threshold for forwarding the government</w:t>
      </w:r>
      <w:r>
        <w:rPr>
          <w:rFonts w:ascii="Times New Roman" w:hAnsi="Times New Roman" w:cs="Times New Roman"/>
          <w:sz w:val="24"/>
        </w:rPr>
        <w:t xml:space="preserve">’s rumor-refuting information to the public is set </w:t>
      </w:r>
      <w:r>
        <w:rPr>
          <w:rFonts w:ascii="Times New Roman" w:hAnsi="Times New Roman" w:eastAsia="宋体" w:cs="Times New Roman"/>
          <w:sz w:val="24"/>
        </w:rPr>
        <w:t xml:space="preserve">as </w:t>
      </w:r>
      <w:r>
        <w:rPr>
          <w:rFonts w:hint="eastAsia" w:ascii="Times New Roman" w:hAnsi="Times New Roman" w:eastAsia="宋体" w:cs="Times New Roman"/>
          <w:i/>
          <w:iCs/>
          <w:sz w:val="24"/>
        </w:rPr>
        <w:t>RF</w:t>
      </w:r>
      <w:r>
        <w:rPr>
          <w:rFonts w:ascii="Times New Roman" w:hAnsi="Times New Roman" w:cs="Times New Roman"/>
          <w:sz w:val="24"/>
        </w:rPr>
        <w:t>.</w:t>
      </w:r>
      <w:bookmarkEnd w:id="48"/>
    </w:p>
    <w:p w14:paraId="36B6F61D">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Finally</w:t>
      </w:r>
      <w:r>
        <w:rPr>
          <w:rFonts w:ascii="Times New Roman" w:hAnsi="Times New Roman" w:cs="Times New Roman"/>
          <w:sz w:val="24"/>
        </w:rPr>
        <w:t xml:space="preserve">, </w:t>
      </w:r>
      <w:r>
        <w:rPr>
          <w:rFonts w:hint="eastAsia" w:ascii="Times New Roman" w:hAnsi="Times New Roman" w:cs="Times New Roman"/>
          <w:sz w:val="24"/>
        </w:rPr>
        <w:t>d</w:t>
      </w:r>
      <w:r>
        <w:rPr>
          <w:rFonts w:ascii="Times New Roman" w:hAnsi="Times New Roman" w:cs="Times New Roman"/>
          <w:sz w:val="24"/>
        </w:rPr>
        <w:t xml:space="preserve">rawing on the variable specifications described above, Table </w:t>
      </w:r>
      <w:r>
        <w:rPr>
          <w:rFonts w:hint="eastAsia" w:ascii="Times New Roman" w:hAnsi="Times New Roman" w:cs="Times New Roman"/>
          <w:sz w:val="24"/>
        </w:rPr>
        <w:t>2</w:t>
      </w:r>
      <w:r>
        <w:rPr>
          <w:rFonts w:ascii="Times New Roman" w:hAnsi="Times New Roman" w:cs="Times New Roman"/>
          <w:sz w:val="24"/>
        </w:rPr>
        <w:t xml:space="preserve"> summarizes all variables included in the model, including empirically calibrated parameters, manipulated scenario variables, and the outcome variable. The corresponding parameter settings for the empirically calibrated parameters and manipulated scenario variables are presented in Table </w:t>
      </w:r>
      <w:r>
        <w:rPr>
          <w:rFonts w:hint="eastAsia" w:ascii="Times New Roman" w:hAnsi="Times New Roman" w:cs="Times New Roman"/>
          <w:sz w:val="24"/>
        </w:rPr>
        <w:t>3</w:t>
      </w:r>
      <w:r>
        <w:rPr>
          <w:rFonts w:ascii="Times New Roman" w:hAnsi="Times New Roman" w:cs="Times New Roman"/>
          <w:sz w:val="24"/>
        </w:rPr>
        <w:t>.</w:t>
      </w:r>
    </w:p>
    <w:p w14:paraId="240C86B6">
      <w:pPr>
        <w:suppressAutoHyphens/>
        <w:kinsoku w:val="0"/>
        <w:overflowPunct w:val="0"/>
        <w:autoSpaceDE w:val="0"/>
        <w:autoSpaceDN w:val="0"/>
        <w:adjustRightInd w:val="0"/>
        <w:snapToGrid w:val="0"/>
        <w:spacing w:line="360" w:lineRule="auto"/>
        <w:ind w:firstLine="482" w:firstLineChars="200"/>
        <w:jc w:val="center"/>
        <w:rPr>
          <w:rFonts w:ascii="Times New Roman" w:hAnsi="Times New Roman" w:cs="Times New Roman"/>
          <w:sz w:val="24"/>
        </w:rPr>
      </w:pPr>
      <w:r>
        <w:rPr>
          <w:rFonts w:ascii="Times New Roman" w:hAnsi="Times New Roman" w:cs="Times New Roman"/>
          <w:b/>
          <w:bCs/>
          <w:sz w:val="24"/>
        </w:rPr>
        <w:t xml:space="preserve">Table </w:t>
      </w:r>
      <w:r>
        <w:rPr>
          <w:rFonts w:hint="eastAsia" w:ascii="Times New Roman" w:hAnsi="Times New Roman" w:cs="Times New Roman"/>
          <w:b/>
          <w:bCs/>
          <w:sz w:val="24"/>
        </w:rPr>
        <w:t>2</w:t>
      </w:r>
      <w:r>
        <w:rPr>
          <w:rFonts w:ascii="Times New Roman" w:hAnsi="Times New Roman" w:cs="Times New Roman"/>
          <w:b/>
          <w:bCs/>
          <w:sz w:val="24"/>
        </w:rPr>
        <w:t>.</w:t>
      </w:r>
      <w:r>
        <w:rPr>
          <w:rFonts w:ascii="Times New Roman" w:hAnsi="Times New Roman" w:cs="Times New Roman"/>
          <w:sz w:val="24"/>
        </w:rPr>
        <w:t xml:space="preserve"> Summary of variables used in the simulation model</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9"/>
        <w:gridCol w:w="2755"/>
        <w:gridCol w:w="4448"/>
      </w:tblGrid>
      <w:tr w14:paraId="01A0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Borders>
              <w:top w:val="single" w:color="auto" w:sz="12" w:space="0"/>
              <w:left w:val="nil"/>
              <w:bottom w:val="single" w:color="auto" w:sz="8" w:space="0"/>
              <w:right w:val="nil"/>
            </w:tcBorders>
            <w:vAlign w:val="center"/>
          </w:tcPr>
          <w:p w14:paraId="0F98B53C">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Variable type</w:t>
            </w:r>
          </w:p>
        </w:tc>
        <w:tc>
          <w:tcPr>
            <w:tcW w:w="2755" w:type="dxa"/>
            <w:tcBorders>
              <w:top w:val="single" w:color="auto" w:sz="12" w:space="0"/>
              <w:left w:val="nil"/>
              <w:bottom w:val="single" w:color="auto" w:sz="8" w:space="0"/>
              <w:right w:val="nil"/>
            </w:tcBorders>
            <w:vAlign w:val="center"/>
          </w:tcPr>
          <w:p w14:paraId="706D6C5A">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Variable abbreviation</w:t>
            </w:r>
          </w:p>
        </w:tc>
        <w:tc>
          <w:tcPr>
            <w:tcW w:w="4448" w:type="dxa"/>
            <w:tcBorders>
              <w:top w:val="single" w:color="auto" w:sz="12" w:space="0"/>
              <w:left w:val="nil"/>
              <w:bottom w:val="single" w:color="auto" w:sz="8" w:space="0"/>
              <w:right w:val="nil"/>
            </w:tcBorders>
            <w:vAlign w:val="center"/>
          </w:tcPr>
          <w:p w14:paraId="30E2A352">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Variable description</w:t>
            </w:r>
          </w:p>
        </w:tc>
      </w:tr>
      <w:tr w14:paraId="46B1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Borders>
              <w:top w:val="single" w:color="auto" w:sz="8" w:space="0"/>
              <w:left w:val="nil"/>
              <w:bottom w:val="nil"/>
              <w:right w:val="nil"/>
            </w:tcBorders>
            <w:vAlign w:val="center"/>
          </w:tcPr>
          <w:p w14:paraId="7CBF46D1">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Empirically calibrated parameters</w:t>
            </w:r>
          </w:p>
        </w:tc>
        <w:tc>
          <w:tcPr>
            <w:tcW w:w="2755" w:type="dxa"/>
            <w:tcBorders>
              <w:top w:val="single" w:color="auto" w:sz="8" w:space="0"/>
              <w:left w:val="nil"/>
              <w:bottom w:val="nil"/>
              <w:right w:val="nil"/>
            </w:tcBorders>
            <w:vAlign w:val="center"/>
          </w:tcPr>
          <w:p w14:paraId="510CB796">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i/>
                <w:iCs/>
                <w:position w:val="-28"/>
                <w:szCs w:val="21"/>
              </w:rPr>
              <w:t>NF, RI, LC, UA, RC, PB, RF</w:t>
            </w:r>
          </w:p>
        </w:tc>
        <w:tc>
          <w:tcPr>
            <w:tcW w:w="4448" w:type="dxa"/>
            <w:tcBorders>
              <w:top w:val="single" w:color="auto" w:sz="8" w:space="0"/>
              <w:left w:val="nil"/>
              <w:bottom w:val="nil"/>
              <w:right w:val="nil"/>
            </w:tcBorders>
            <w:vAlign w:val="center"/>
          </w:tcPr>
          <w:p w14:paraId="6FEBDE04">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Derived from Weibo data, manual coding, or survey evidence</w:t>
            </w:r>
          </w:p>
        </w:tc>
      </w:tr>
      <w:tr w14:paraId="1C97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Borders>
              <w:top w:val="nil"/>
              <w:left w:val="nil"/>
              <w:bottom w:val="nil"/>
              <w:right w:val="nil"/>
            </w:tcBorders>
            <w:vAlign w:val="center"/>
          </w:tcPr>
          <w:p w14:paraId="15602A56">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eastAsia="宋体" w:cs="Times New Roman"/>
                <w:szCs w:val="21"/>
              </w:rPr>
              <w:t>Manipulated scenario variables</w:t>
            </w:r>
          </w:p>
        </w:tc>
        <w:tc>
          <w:tcPr>
            <w:tcW w:w="2755" w:type="dxa"/>
            <w:tcBorders>
              <w:top w:val="nil"/>
              <w:left w:val="nil"/>
              <w:bottom w:val="nil"/>
              <w:right w:val="nil"/>
            </w:tcBorders>
            <w:vAlign w:val="center"/>
          </w:tcPr>
          <w:p w14:paraId="2544D7BF">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i/>
                <w:iCs/>
                <w:position w:val="-28"/>
                <w:szCs w:val="21"/>
              </w:rPr>
              <w:t>T_G, In-out, GT, PB</w:t>
            </w:r>
            <w:r>
              <w:rPr>
                <w:rFonts w:hint="eastAsia" w:ascii="Times New Roman" w:hAnsi="Times New Roman" w:cs="Times New Roman"/>
                <w:i/>
                <w:iCs/>
                <w:position w:val="-28"/>
                <w:szCs w:val="21"/>
                <w:vertAlign w:val="subscript"/>
              </w:rPr>
              <w:t>d</w:t>
            </w:r>
          </w:p>
        </w:tc>
        <w:tc>
          <w:tcPr>
            <w:tcW w:w="4448" w:type="dxa"/>
            <w:tcBorders>
              <w:top w:val="nil"/>
              <w:left w:val="nil"/>
              <w:bottom w:val="nil"/>
              <w:right w:val="nil"/>
            </w:tcBorders>
            <w:vAlign w:val="center"/>
          </w:tcPr>
          <w:p w14:paraId="5D157E32">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Varied systematically to construct counterfactual governance scenarios</w:t>
            </w:r>
          </w:p>
        </w:tc>
      </w:tr>
      <w:tr w14:paraId="3731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Borders>
              <w:top w:val="nil"/>
              <w:left w:val="nil"/>
              <w:bottom w:val="single" w:color="auto" w:sz="12" w:space="0"/>
              <w:right w:val="nil"/>
            </w:tcBorders>
            <w:vAlign w:val="center"/>
          </w:tcPr>
          <w:p w14:paraId="6E9D248E">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Outcome variable</w:t>
            </w:r>
          </w:p>
        </w:tc>
        <w:tc>
          <w:tcPr>
            <w:tcW w:w="2755" w:type="dxa"/>
            <w:tcBorders>
              <w:top w:val="nil"/>
              <w:left w:val="nil"/>
              <w:bottom w:val="single" w:color="auto" w:sz="12" w:space="0"/>
              <w:right w:val="nil"/>
            </w:tcBorders>
            <w:vAlign w:val="center"/>
          </w:tcPr>
          <w:p w14:paraId="1D90551F">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i/>
                <w:iCs/>
                <w:position w:val="-28"/>
                <w:szCs w:val="21"/>
              </w:rPr>
              <w:t>TBU</w:t>
            </w:r>
          </w:p>
        </w:tc>
        <w:tc>
          <w:tcPr>
            <w:tcW w:w="4448" w:type="dxa"/>
            <w:tcBorders>
              <w:top w:val="nil"/>
              <w:left w:val="nil"/>
              <w:bottom w:val="single" w:color="auto" w:sz="12" w:space="0"/>
              <w:right w:val="nil"/>
            </w:tcBorders>
            <w:vAlign w:val="center"/>
          </w:tcPr>
          <w:p w14:paraId="451E51B7">
            <w:pPr>
              <w:tabs>
                <w:tab w:val="left" w:pos="6058"/>
              </w:tabs>
              <w:suppressAutoHyphens/>
              <w:kinsoku w:val="0"/>
              <w:overflowPunct w:val="0"/>
              <w:autoSpaceDE w:val="0"/>
              <w:autoSpaceDN w:val="0"/>
              <w:adjustRightInd w:val="0"/>
              <w:snapToGrid w:val="0"/>
              <w:spacing w:line="360" w:lineRule="auto"/>
              <w:jc w:val="center"/>
              <w:rPr>
                <w:rFonts w:ascii="Times New Roman" w:hAnsi="Times New Roman" w:cs="Times New Roman"/>
                <w:position w:val="-28"/>
                <w:szCs w:val="21"/>
              </w:rPr>
            </w:pPr>
            <w:r>
              <w:rPr>
                <w:rFonts w:hint="eastAsia" w:ascii="Times New Roman" w:hAnsi="Times New Roman" w:cs="Times New Roman"/>
                <w:position w:val="-28"/>
                <w:szCs w:val="21"/>
              </w:rPr>
              <w:t>Generated from the simulated belief-updating process</w:t>
            </w:r>
          </w:p>
        </w:tc>
      </w:tr>
    </w:tbl>
    <w:p w14:paraId="0837C849">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p>
    <w:p w14:paraId="5F0B452D">
      <w:pPr>
        <w:pStyle w:val="3"/>
        <w:suppressAutoHyphens/>
        <w:kinsoku w:val="0"/>
        <w:overflowPunct w:val="0"/>
        <w:autoSpaceDE w:val="0"/>
        <w:autoSpaceDN w:val="0"/>
        <w:adjustRightInd w:val="0"/>
        <w:snapToGrid w:val="0"/>
        <w:spacing w:line="360" w:lineRule="auto"/>
        <w:rPr>
          <w:rFonts w:ascii="Times New Roman" w:hAnsi="Times New Roman" w:cs="Times New Roman"/>
          <w:sz w:val="24"/>
        </w:rPr>
      </w:pPr>
      <w:r>
        <w:rPr>
          <w:rFonts w:ascii="Times New Roman" w:hAnsi="Times New Roman" w:cs="Times New Roman"/>
          <w:b/>
          <w:bCs/>
          <w:sz w:val="24"/>
        </w:rPr>
        <w:t xml:space="preserve">Table </w:t>
      </w:r>
      <w:r>
        <w:rPr>
          <w:rFonts w:hint="eastAsia" w:ascii="Times New Roman" w:hAnsi="Times New Roman" w:cs="Times New Roman"/>
          <w:b/>
          <w:bCs/>
          <w:sz w:val="24"/>
        </w:rPr>
        <w:t>3</w:t>
      </w:r>
      <w:r>
        <w:rPr>
          <w:rFonts w:ascii="Times New Roman" w:hAnsi="Times New Roman" w:cs="Times New Roman"/>
          <w:b/>
          <w:bCs/>
          <w:sz w:val="24"/>
        </w:rPr>
        <w:t>.</w:t>
      </w:r>
      <w:r>
        <w:rPr>
          <w:rFonts w:ascii="Times New Roman" w:hAnsi="Times New Roman" w:cs="Times New Roman"/>
          <w:sz w:val="24"/>
        </w:rPr>
        <w:t xml:space="preserve"> Parameter settings for manipulated scenario variables and </w:t>
      </w:r>
      <w:r>
        <w:rPr>
          <w:rFonts w:hint="eastAsia" w:ascii="Times New Roman" w:hAnsi="Times New Roman" w:cs="Times New Roman"/>
          <w:sz w:val="24"/>
        </w:rPr>
        <w:t>empirical calibration parameters</w:t>
      </w:r>
    </w:p>
    <w:tbl>
      <w:tblPr>
        <w:tblStyle w:val="11"/>
        <w:tblW w:w="930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4"/>
        <w:gridCol w:w="6"/>
        <w:gridCol w:w="923"/>
        <w:gridCol w:w="260"/>
        <w:gridCol w:w="663"/>
        <w:gridCol w:w="923"/>
        <w:gridCol w:w="923"/>
        <w:gridCol w:w="923"/>
        <w:gridCol w:w="1020"/>
        <w:gridCol w:w="826"/>
        <w:gridCol w:w="926"/>
      </w:tblGrid>
      <w:tr w14:paraId="10C756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3" w:hRule="atLeast"/>
          <w:jc w:val="center"/>
        </w:trPr>
        <w:tc>
          <w:tcPr>
            <w:tcW w:w="1914" w:type="dxa"/>
            <w:vAlign w:val="center"/>
          </w:tcPr>
          <w:p w14:paraId="4E69B314">
            <w:pPr>
              <w:widowControl/>
              <w:jc w:val="center"/>
              <w:textAlignment w:val="center"/>
              <w:rPr>
                <w:rFonts w:ascii="Times New Roman" w:hAnsi="Times New Roman" w:eastAsia="宋体" w:cs="Times New Roman"/>
                <w:sz w:val="24"/>
              </w:rPr>
            </w:pPr>
            <w:r>
              <w:rPr>
                <w:rFonts w:hint="eastAsia" w:ascii="Times New Roman" w:hAnsi="Times New Roman" w:eastAsia="宋体" w:cs="Times New Roman"/>
                <w:sz w:val="24"/>
              </w:rPr>
              <w:t>Manipulated scenario variables</w:t>
            </w:r>
          </w:p>
        </w:tc>
        <w:tc>
          <w:tcPr>
            <w:tcW w:w="1189" w:type="dxa"/>
            <w:gridSpan w:val="3"/>
            <w:tcBorders>
              <w:bottom w:val="nil"/>
            </w:tcBorders>
            <w:vAlign w:val="center"/>
          </w:tcPr>
          <w:p w14:paraId="4807D70A">
            <w:pPr>
              <w:widowControl/>
              <w:jc w:val="center"/>
              <w:textAlignment w:val="center"/>
              <w:rPr>
                <w:rFonts w:ascii="Times New Roman" w:hAnsi="Times New Roman" w:cs="Times New Roman"/>
                <w:sz w:val="24"/>
              </w:rPr>
            </w:pPr>
            <w:r>
              <w:rPr>
                <w:rFonts w:hint="eastAsia" w:ascii="Times New Roman" w:hAnsi="Times New Roman" w:cs="Times New Roman"/>
                <w:i/>
                <w:iCs/>
                <w:position w:val="-12"/>
                <w:sz w:val="24"/>
              </w:rPr>
              <w:t>PB</w:t>
            </w:r>
            <w:r>
              <w:rPr>
                <w:rFonts w:hint="eastAsia" w:ascii="Times New Roman" w:hAnsi="Times New Roman" w:cs="Times New Roman"/>
                <w:i/>
                <w:iCs/>
                <w:position w:val="-12"/>
                <w:sz w:val="24"/>
                <w:vertAlign w:val="subscript"/>
              </w:rPr>
              <w:t>d</w:t>
            </w:r>
          </w:p>
        </w:tc>
        <w:tc>
          <w:tcPr>
            <w:tcW w:w="3432" w:type="dxa"/>
            <w:gridSpan w:val="4"/>
            <w:tcBorders>
              <w:bottom w:val="nil"/>
            </w:tcBorders>
            <w:vAlign w:val="center"/>
          </w:tcPr>
          <w:p w14:paraId="6FD16D20">
            <w:pPr>
              <w:widowControl/>
              <w:jc w:val="center"/>
              <w:textAlignment w:val="center"/>
              <w:rPr>
                <w:rFonts w:ascii="Times New Roman" w:hAnsi="Times New Roman" w:cs="Times New Roman"/>
                <w:i/>
                <w:iCs/>
                <w:sz w:val="24"/>
              </w:rPr>
            </w:pPr>
            <w:r>
              <w:rPr>
                <w:rFonts w:hint="eastAsia" w:ascii="Times New Roman" w:hAnsi="Times New Roman" w:cs="Times New Roman"/>
                <w:i/>
                <w:iCs/>
                <w:position w:val="-10"/>
                <w:sz w:val="24"/>
              </w:rPr>
              <w:t>T_G</w:t>
            </w:r>
          </w:p>
        </w:tc>
        <w:tc>
          <w:tcPr>
            <w:tcW w:w="1020" w:type="dxa"/>
            <w:tcBorders>
              <w:bottom w:val="nil"/>
            </w:tcBorders>
            <w:vAlign w:val="center"/>
          </w:tcPr>
          <w:p w14:paraId="5054644D">
            <w:pPr>
              <w:widowControl/>
              <w:jc w:val="center"/>
              <w:textAlignment w:val="center"/>
              <w:rPr>
                <w:rFonts w:ascii="Times New Roman" w:hAnsi="Times New Roman" w:cs="Times New Roman"/>
                <w:i/>
                <w:iCs/>
                <w:sz w:val="24"/>
              </w:rPr>
            </w:pPr>
            <w:r>
              <w:rPr>
                <w:rFonts w:hint="eastAsia" w:ascii="Times New Roman" w:hAnsi="Times New Roman" w:cs="Times New Roman"/>
                <w:i/>
                <w:iCs/>
                <w:position w:val="-6"/>
                <w:sz w:val="24"/>
              </w:rPr>
              <w:t>In-out</w:t>
            </w:r>
          </w:p>
        </w:tc>
        <w:tc>
          <w:tcPr>
            <w:tcW w:w="1752" w:type="dxa"/>
            <w:gridSpan w:val="2"/>
            <w:tcBorders>
              <w:bottom w:val="nil"/>
            </w:tcBorders>
            <w:vAlign w:val="center"/>
          </w:tcPr>
          <w:p w14:paraId="5098CB98">
            <w:pPr>
              <w:widowControl/>
              <w:jc w:val="center"/>
              <w:textAlignment w:val="center"/>
              <w:rPr>
                <w:rFonts w:ascii="Times New Roman" w:hAnsi="Times New Roman" w:cs="Times New Roman"/>
                <w:i/>
                <w:iCs/>
                <w:sz w:val="24"/>
              </w:rPr>
            </w:pPr>
            <w:bookmarkStart w:id="50" w:name="OLE_LINK173"/>
            <w:r>
              <w:rPr>
                <w:rFonts w:hint="eastAsia" w:ascii="Times New Roman" w:hAnsi="Times New Roman" w:cs="Times New Roman"/>
                <w:i/>
                <w:iCs/>
                <w:position w:val="-6"/>
                <w:sz w:val="24"/>
              </w:rPr>
              <w:t>GT</w:t>
            </w:r>
            <w:bookmarkEnd w:id="50"/>
          </w:p>
        </w:tc>
      </w:tr>
      <w:tr w14:paraId="375AC5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jc w:val="center"/>
        </w:trPr>
        <w:tc>
          <w:tcPr>
            <w:tcW w:w="1914" w:type="dxa"/>
            <w:tcBorders>
              <w:top w:val="single" w:color="auto" w:sz="8" w:space="0"/>
              <w:bottom w:val="single" w:color="auto" w:sz="8" w:space="0"/>
              <w:tl2br w:val="nil"/>
              <w:tr2bl w:val="nil"/>
            </w:tcBorders>
            <w:vAlign w:val="center"/>
          </w:tcPr>
          <w:p w14:paraId="4A3EA252">
            <w:pPr>
              <w:widowControl/>
              <w:jc w:val="center"/>
              <w:textAlignment w:val="center"/>
              <w:rPr>
                <w:rFonts w:ascii="Times New Roman" w:hAnsi="Times New Roman" w:eastAsia="宋体" w:cs="Times New Roman"/>
                <w:sz w:val="24"/>
              </w:rPr>
            </w:pPr>
          </w:p>
        </w:tc>
        <w:tc>
          <w:tcPr>
            <w:tcW w:w="1189" w:type="dxa"/>
            <w:gridSpan w:val="3"/>
            <w:tcBorders>
              <w:top w:val="single" w:color="auto" w:sz="8" w:space="0"/>
              <w:bottom w:val="single" w:color="auto" w:sz="8" w:space="0"/>
              <w:tl2br w:val="nil"/>
              <w:tr2bl w:val="nil"/>
            </w:tcBorders>
            <w:vAlign w:val="center"/>
          </w:tcPr>
          <w:p w14:paraId="5FE60831">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0, 0.2, 0.4</w:t>
            </w:r>
          </w:p>
        </w:tc>
        <w:tc>
          <w:tcPr>
            <w:tcW w:w="3432" w:type="dxa"/>
            <w:gridSpan w:val="4"/>
            <w:tcBorders>
              <w:top w:val="single" w:color="auto" w:sz="8" w:space="0"/>
              <w:bottom w:val="single" w:color="auto" w:sz="8" w:space="0"/>
              <w:tl2br w:val="nil"/>
              <w:tr2bl w:val="nil"/>
            </w:tcBorders>
            <w:vAlign w:val="center"/>
          </w:tcPr>
          <w:p w14:paraId="16D528EE">
            <w:pPr>
              <w:widowControl/>
              <w:jc w:val="center"/>
              <w:textAlignment w:val="center"/>
              <w:rPr>
                <w:rFonts w:ascii="Times New Roman" w:hAnsi="Times New Roman" w:cs="Times New Roman"/>
                <w:sz w:val="24"/>
                <w:lang w:bidi="ar"/>
              </w:rPr>
            </w:pPr>
            <w:r>
              <w:rPr>
                <w:rFonts w:hint="eastAsia" w:ascii="Times New Roman" w:hAnsi="Times New Roman" w:cs="Times New Roman"/>
                <w:sz w:val="24"/>
              </w:rPr>
              <w:t>20,40,60,80,100,120,140,160,180</w:t>
            </w:r>
          </w:p>
        </w:tc>
        <w:tc>
          <w:tcPr>
            <w:tcW w:w="1020" w:type="dxa"/>
            <w:tcBorders>
              <w:top w:val="single" w:color="auto" w:sz="8" w:space="0"/>
              <w:bottom w:val="single" w:color="auto" w:sz="8" w:space="0"/>
              <w:tl2br w:val="nil"/>
              <w:tr2bl w:val="nil"/>
            </w:tcBorders>
            <w:vAlign w:val="center"/>
          </w:tcPr>
          <w:p w14:paraId="0A8FDFDF">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0, 1, 2</w:t>
            </w:r>
          </w:p>
        </w:tc>
        <w:tc>
          <w:tcPr>
            <w:tcW w:w="1752" w:type="dxa"/>
            <w:gridSpan w:val="2"/>
            <w:tcBorders>
              <w:top w:val="single" w:color="auto" w:sz="8" w:space="0"/>
              <w:bottom w:val="single" w:color="auto" w:sz="8" w:space="0"/>
              <w:tl2br w:val="nil"/>
              <w:tr2bl w:val="nil"/>
            </w:tcBorders>
            <w:vAlign w:val="center"/>
          </w:tcPr>
          <w:p w14:paraId="4C8C2456">
            <w:pPr>
              <w:widowControl/>
              <w:jc w:val="center"/>
              <w:textAlignment w:val="center"/>
              <w:rPr>
                <w:rFonts w:ascii="Times New Roman" w:hAnsi="Times New Roman" w:cs="Times New Roman"/>
                <w:sz w:val="24"/>
                <w:lang w:bidi="ar"/>
              </w:rPr>
            </w:pPr>
            <w:r>
              <w:rPr>
                <w:rFonts w:hint="eastAsia" w:ascii="Times New Roman" w:hAnsi="Times New Roman" w:cs="Times New Roman"/>
                <w:sz w:val="24"/>
              </w:rPr>
              <w:t>0.2,0.4,0.6,0.8,1</w:t>
            </w:r>
          </w:p>
        </w:tc>
      </w:tr>
      <w:tr w14:paraId="13EDB3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jc w:val="center"/>
        </w:trPr>
        <w:tc>
          <w:tcPr>
            <w:tcW w:w="1920" w:type="dxa"/>
            <w:gridSpan w:val="2"/>
            <w:tcBorders>
              <w:top w:val="single" w:color="auto" w:sz="8" w:space="0"/>
              <w:bottom w:val="single" w:color="auto" w:sz="8" w:space="0"/>
              <w:tl2br w:val="nil"/>
              <w:tr2bl w:val="nil"/>
            </w:tcBorders>
            <w:vAlign w:val="center"/>
          </w:tcPr>
          <w:p w14:paraId="304AD8DD">
            <w:pPr>
              <w:widowControl/>
              <w:jc w:val="center"/>
              <w:textAlignment w:val="center"/>
              <w:rPr>
                <w:rStyle w:val="21"/>
                <w:rFonts w:eastAsia="宋体"/>
                <w:color w:val="auto"/>
                <w:sz w:val="24"/>
                <w:szCs w:val="24"/>
                <w:lang w:bidi="ar"/>
              </w:rPr>
            </w:pPr>
            <w:r>
              <w:rPr>
                <w:rStyle w:val="21"/>
                <w:rFonts w:hint="eastAsia" w:eastAsia="宋体"/>
                <w:color w:val="auto"/>
                <w:sz w:val="24"/>
                <w:szCs w:val="24"/>
                <w:lang w:bidi="ar"/>
              </w:rPr>
              <w:t>E</w:t>
            </w:r>
            <w:r>
              <w:rPr>
                <w:rStyle w:val="21"/>
                <w:rFonts w:eastAsia="宋体"/>
                <w:color w:val="auto"/>
                <w:sz w:val="24"/>
                <w:szCs w:val="24"/>
                <w:lang w:bidi="ar"/>
              </w:rPr>
              <w:t>mpirically calibrated parameters</w:t>
            </w:r>
          </w:p>
        </w:tc>
        <w:tc>
          <w:tcPr>
            <w:tcW w:w="923" w:type="dxa"/>
            <w:tcBorders>
              <w:top w:val="single" w:color="auto" w:sz="8" w:space="0"/>
              <w:bottom w:val="single" w:color="auto" w:sz="8" w:space="0"/>
              <w:tl2br w:val="nil"/>
              <w:tr2bl w:val="nil"/>
            </w:tcBorders>
            <w:vAlign w:val="center"/>
          </w:tcPr>
          <w:p w14:paraId="426E72BF">
            <w:pPr>
              <w:widowControl/>
              <w:jc w:val="center"/>
              <w:textAlignment w:val="center"/>
              <w:rPr>
                <w:rFonts w:ascii="Times New Roman" w:hAnsi="Times New Roman" w:cs="Times New Roman"/>
                <w:i/>
                <w:iCs/>
                <w:sz w:val="24"/>
                <w:lang w:bidi="ar"/>
              </w:rPr>
            </w:pPr>
            <w:r>
              <w:rPr>
                <w:rFonts w:hint="eastAsia" w:ascii="Times New Roman" w:hAnsi="Times New Roman" w:cs="Times New Roman"/>
                <w:i/>
                <w:iCs/>
                <w:sz w:val="24"/>
              </w:rPr>
              <w:t>NF</w:t>
            </w:r>
          </w:p>
        </w:tc>
        <w:tc>
          <w:tcPr>
            <w:tcW w:w="923" w:type="dxa"/>
            <w:gridSpan w:val="2"/>
            <w:tcBorders>
              <w:top w:val="single" w:color="auto" w:sz="8" w:space="0"/>
              <w:bottom w:val="single" w:color="auto" w:sz="8" w:space="0"/>
              <w:tl2br w:val="nil"/>
              <w:tr2bl w:val="nil"/>
            </w:tcBorders>
            <w:vAlign w:val="center"/>
          </w:tcPr>
          <w:p w14:paraId="2234E8C6">
            <w:pPr>
              <w:widowControl/>
              <w:jc w:val="center"/>
              <w:textAlignment w:val="center"/>
              <w:rPr>
                <w:rStyle w:val="21"/>
                <w:rFonts w:eastAsia="宋体"/>
                <w:i/>
                <w:iCs/>
                <w:color w:val="auto"/>
                <w:sz w:val="24"/>
                <w:szCs w:val="24"/>
                <w:lang w:bidi="ar"/>
              </w:rPr>
            </w:pPr>
            <w:r>
              <w:rPr>
                <w:rStyle w:val="21"/>
                <w:rFonts w:hint="eastAsia" w:eastAsia="宋体"/>
                <w:i/>
                <w:iCs/>
                <w:color w:val="auto"/>
                <w:sz w:val="24"/>
                <w:szCs w:val="24"/>
                <w:lang w:bidi="ar"/>
              </w:rPr>
              <w:t>RI</w:t>
            </w:r>
          </w:p>
        </w:tc>
        <w:tc>
          <w:tcPr>
            <w:tcW w:w="923" w:type="dxa"/>
            <w:tcBorders>
              <w:top w:val="single" w:color="auto" w:sz="8" w:space="0"/>
              <w:bottom w:val="single" w:color="auto" w:sz="8" w:space="0"/>
              <w:tl2br w:val="nil"/>
              <w:tr2bl w:val="nil"/>
            </w:tcBorders>
            <w:vAlign w:val="center"/>
          </w:tcPr>
          <w:p w14:paraId="62D2B02C">
            <w:pPr>
              <w:widowControl/>
              <w:jc w:val="center"/>
              <w:textAlignment w:val="center"/>
              <w:rPr>
                <w:rFonts w:ascii="Times New Roman" w:hAnsi="Times New Roman" w:cs="Times New Roman"/>
                <w:i/>
                <w:iCs/>
                <w:sz w:val="24"/>
                <w:lang w:bidi="ar"/>
              </w:rPr>
            </w:pPr>
            <w:r>
              <w:rPr>
                <w:rFonts w:hint="eastAsia" w:ascii="Times New Roman" w:hAnsi="Times New Roman" w:cs="Times New Roman"/>
                <w:i/>
                <w:iCs/>
                <w:sz w:val="24"/>
              </w:rPr>
              <w:t>LC</w:t>
            </w:r>
          </w:p>
        </w:tc>
        <w:tc>
          <w:tcPr>
            <w:tcW w:w="923" w:type="dxa"/>
            <w:tcBorders>
              <w:top w:val="single" w:color="auto" w:sz="8" w:space="0"/>
              <w:bottom w:val="single" w:color="auto" w:sz="8" w:space="0"/>
              <w:tl2br w:val="nil"/>
              <w:tr2bl w:val="nil"/>
            </w:tcBorders>
            <w:vAlign w:val="center"/>
          </w:tcPr>
          <w:p w14:paraId="47BD6352">
            <w:pPr>
              <w:widowControl/>
              <w:jc w:val="center"/>
              <w:textAlignment w:val="center"/>
              <w:rPr>
                <w:rFonts w:ascii="Times New Roman" w:hAnsi="Times New Roman" w:cs="Times New Roman"/>
                <w:i/>
                <w:iCs/>
                <w:sz w:val="24"/>
                <w:lang w:bidi="ar"/>
              </w:rPr>
            </w:pPr>
            <w:r>
              <w:rPr>
                <w:rFonts w:hint="eastAsia" w:ascii="Times New Roman" w:hAnsi="Times New Roman" w:cs="Times New Roman"/>
                <w:i/>
                <w:iCs/>
                <w:sz w:val="24"/>
              </w:rPr>
              <w:t>UA</w:t>
            </w:r>
          </w:p>
        </w:tc>
        <w:tc>
          <w:tcPr>
            <w:tcW w:w="923" w:type="dxa"/>
            <w:tcBorders>
              <w:top w:val="single" w:color="auto" w:sz="8" w:space="0"/>
              <w:bottom w:val="single" w:color="auto" w:sz="8" w:space="0"/>
              <w:tl2br w:val="nil"/>
              <w:tr2bl w:val="nil"/>
            </w:tcBorders>
            <w:vAlign w:val="center"/>
          </w:tcPr>
          <w:p w14:paraId="47982ABD">
            <w:pPr>
              <w:widowControl/>
              <w:jc w:val="center"/>
              <w:textAlignment w:val="center"/>
              <w:rPr>
                <w:rFonts w:ascii="Times New Roman" w:hAnsi="Times New Roman" w:cs="Times New Roman"/>
                <w:i/>
                <w:iCs/>
                <w:sz w:val="24"/>
                <w:lang w:bidi="ar"/>
              </w:rPr>
            </w:pPr>
            <w:r>
              <w:rPr>
                <w:rFonts w:hint="eastAsia" w:ascii="Times New Roman" w:hAnsi="Times New Roman" w:cs="Times New Roman"/>
                <w:i/>
                <w:iCs/>
                <w:sz w:val="24"/>
              </w:rPr>
              <w:t>RC</w:t>
            </w:r>
          </w:p>
        </w:tc>
        <w:tc>
          <w:tcPr>
            <w:tcW w:w="1020" w:type="dxa"/>
            <w:tcBorders>
              <w:top w:val="single" w:color="auto" w:sz="8" w:space="0"/>
              <w:bottom w:val="single" w:color="auto" w:sz="8" w:space="0"/>
              <w:tl2br w:val="nil"/>
              <w:tr2bl w:val="nil"/>
            </w:tcBorders>
            <w:vAlign w:val="center"/>
          </w:tcPr>
          <w:p w14:paraId="33AC685B">
            <w:pPr>
              <w:widowControl/>
              <w:jc w:val="center"/>
              <w:textAlignment w:val="center"/>
              <w:rPr>
                <w:rFonts w:ascii="Times New Roman" w:hAnsi="Times New Roman" w:cs="Times New Roman"/>
                <w:i/>
                <w:iCs/>
                <w:sz w:val="24"/>
                <w:lang w:bidi="ar"/>
              </w:rPr>
            </w:pPr>
            <w:r>
              <w:rPr>
                <w:rFonts w:hint="eastAsia" w:ascii="Times New Roman" w:hAnsi="Times New Roman" w:cs="Times New Roman"/>
                <w:i/>
                <w:iCs/>
                <w:sz w:val="24"/>
              </w:rPr>
              <w:t>PR</w:t>
            </w:r>
          </w:p>
        </w:tc>
        <w:tc>
          <w:tcPr>
            <w:tcW w:w="826" w:type="dxa"/>
            <w:tcBorders>
              <w:top w:val="single" w:color="auto" w:sz="8" w:space="0"/>
              <w:bottom w:val="single" w:color="auto" w:sz="8" w:space="0"/>
              <w:tl2br w:val="nil"/>
              <w:tr2bl w:val="nil"/>
            </w:tcBorders>
            <w:vAlign w:val="center"/>
          </w:tcPr>
          <w:p w14:paraId="782C40C6">
            <w:pPr>
              <w:widowControl/>
              <w:jc w:val="center"/>
              <w:textAlignment w:val="center"/>
              <w:rPr>
                <w:rFonts w:ascii="Times New Roman" w:hAnsi="Times New Roman" w:cs="Times New Roman"/>
                <w:i/>
                <w:iCs/>
                <w:sz w:val="24"/>
                <w:lang w:bidi="ar"/>
              </w:rPr>
            </w:pPr>
            <w:r>
              <w:rPr>
                <w:rFonts w:hint="eastAsia" w:ascii="Times New Roman" w:hAnsi="Times New Roman" w:cs="Times New Roman"/>
                <w:i/>
                <w:iCs/>
                <w:sz w:val="24"/>
              </w:rPr>
              <w:t>PB</w:t>
            </w:r>
          </w:p>
        </w:tc>
        <w:tc>
          <w:tcPr>
            <w:tcW w:w="926" w:type="dxa"/>
            <w:tcBorders>
              <w:top w:val="single" w:color="auto" w:sz="8" w:space="0"/>
              <w:bottom w:val="single" w:color="auto" w:sz="8" w:space="0"/>
              <w:tl2br w:val="nil"/>
              <w:tr2bl w:val="nil"/>
            </w:tcBorders>
            <w:vAlign w:val="center"/>
          </w:tcPr>
          <w:p w14:paraId="54BDE457">
            <w:pPr>
              <w:widowControl/>
              <w:jc w:val="center"/>
              <w:textAlignment w:val="center"/>
              <w:rPr>
                <w:rFonts w:ascii="Times New Roman" w:hAnsi="Times New Roman" w:cs="Times New Roman"/>
                <w:i/>
                <w:iCs/>
                <w:sz w:val="24"/>
                <w:lang w:bidi="ar"/>
              </w:rPr>
            </w:pPr>
            <w:r>
              <w:rPr>
                <w:rFonts w:hint="eastAsia" w:ascii="Times New Roman" w:hAnsi="Times New Roman" w:cs="Times New Roman"/>
                <w:i/>
                <w:iCs/>
                <w:position w:val="-4"/>
                <w:sz w:val="24"/>
              </w:rPr>
              <w:t>RF</w:t>
            </w:r>
          </w:p>
        </w:tc>
      </w:tr>
      <w:tr w14:paraId="2186AA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jc w:val="center"/>
        </w:trPr>
        <w:tc>
          <w:tcPr>
            <w:tcW w:w="1920" w:type="dxa"/>
            <w:gridSpan w:val="2"/>
            <w:tcBorders>
              <w:top w:val="single" w:color="auto" w:sz="8" w:space="0"/>
              <w:tl2br w:val="nil"/>
              <w:tr2bl w:val="nil"/>
            </w:tcBorders>
            <w:vAlign w:val="center"/>
          </w:tcPr>
          <w:p w14:paraId="210DE8D0">
            <w:pPr>
              <w:widowControl/>
              <w:jc w:val="center"/>
              <w:textAlignment w:val="center"/>
              <w:rPr>
                <w:rFonts w:ascii="Times New Roman" w:hAnsi="Times New Roman" w:eastAsia="宋体" w:cs="Times New Roman"/>
                <w:sz w:val="24"/>
              </w:rPr>
            </w:pPr>
          </w:p>
        </w:tc>
        <w:tc>
          <w:tcPr>
            <w:tcW w:w="923" w:type="dxa"/>
            <w:tcBorders>
              <w:top w:val="single" w:color="auto" w:sz="8" w:space="0"/>
              <w:tl2br w:val="nil"/>
              <w:tr2bl w:val="nil"/>
            </w:tcBorders>
            <w:vAlign w:val="center"/>
          </w:tcPr>
          <w:p w14:paraId="2DA93D12">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82</w:t>
            </w:r>
          </w:p>
        </w:tc>
        <w:tc>
          <w:tcPr>
            <w:tcW w:w="923" w:type="dxa"/>
            <w:gridSpan w:val="2"/>
            <w:tcBorders>
              <w:top w:val="single" w:color="auto" w:sz="8" w:space="0"/>
              <w:tl2br w:val="nil"/>
              <w:tr2bl w:val="nil"/>
            </w:tcBorders>
            <w:vAlign w:val="center"/>
          </w:tcPr>
          <w:p w14:paraId="50989648">
            <w:pPr>
              <w:widowControl/>
              <w:jc w:val="center"/>
              <w:textAlignment w:val="center"/>
              <w:rPr>
                <w:rStyle w:val="21"/>
                <w:rFonts w:eastAsia="宋体"/>
                <w:color w:val="auto"/>
                <w:sz w:val="24"/>
                <w:szCs w:val="24"/>
                <w:lang w:bidi="ar"/>
              </w:rPr>
            </w:pPr>
            <w:r>
              <w:rPr>
                <w:rStyle w:val="21"/>
                <w:rFonts w:hint="eastAsia" w:eastAsia="宋体"/>
                <w:color w:val="auto"/>
                <w:sz w:val="24"/>
                <w:szCs w:val="24"/>
                <w:lang w:bidi="ar"/>
              </w:rPr>
              <w:t>1</w:t>
            </w:r>
          </w:p>
        </w:tc>
        <w:tc>
          <w:tcPr>
            <w:tcW w:w="923" w:type="dxa"/>
            <w:tcBorders>
              <w:top w:val="single" w:color="auto" w:sz="8" w:space="0"/>
              <w:tl2br w:val="nil"/>
              <w:tr2bl w:val="nil"/>
            </w:tcBorders>
            <w:vAlign w:val="center"/>
          </w:tcPr>
          <w:p w14:paraId="08CA3196">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250</w:t>
            </w:r>
          </w:p>
        </w:tc>
        <w:tc>
          <w:tcPr>
            <w:tcW w:w="923" w:type="dxa"/>
            <w:tcBorders>
              <w:top w:val="single" w:color="auto" w:sz="8" w:space="0"/>
              <w:tl2br w:val="nil"/>
              <w:tr2bl w:val="nil"/>
            </w:tcBorders>
            <w:vAlign w:val="center"/>
          </w:tcPr>
          <w:p w14:paraId="4FDCEA68">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2</w:t>
            </w:r>
          </w:p>
        </w:tc>
        <w:tc>
          <w:tcPr>
            <w:tcW w:w="923" w:type="dxa"/>
            <w:tcBorders>
              <w:top w:val="single" w:color="auto" w:sz="8" w:space="0"/>
              <w:tl2br w:val="nil"/>
              <w:tr2bl w:val="nil"/>
            </w:tcBorders>
            <w:vAlign w:val="center"/>
          </w:tcPr>
          <w:p w14:paraId="69198A58">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0.1</w:t>
            </w:r>
          </w:p>
        </w:tc>
        <w:tc>
          <w:tcPr>
            <w:tcW w:w="1020" w:type="dxa"/>
            <w:tcBorders>
              <w:top w:val="single" w:color="auto" w:sz="8" w:space="0"/>
              <w:tl2br w:val="nil"/>
              <w:tr2bl w:val="nil"/>
            </w:tcBorders>
            <w:vAlign w:val="center"/>
          </w:tcPr>
          <w:p w14:paraId="13DD47C2">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11.7</w:t>
            </w:r>
          </w:p>
        </w:tc>
        <w:tc>
          <w:tcPr>
            <w:tcW w:w="826" w:type="dxa"/>
            <w:tcBorders>
              <w:top w:val="single" w:color="auto" w:sz="8" w:space="0"/>
              <w:tl2br w:val="nil"/>
              <w:tr2bl w:val="nil"/>
            </w:tcBorders>
            <w:vAlign w:val="center"/>
          </w:tcPr>
          <w:p w14:paraId="2B16A5A2">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0.579</w:t>
            </w:r>
          </w:p>
        </w:tc>
        <w:tc>
          <w:tcPr>
            <w:tcW w:w="926" w:type="dxa"/>
            <w:tcBorders>
              <w:top w:val="single" w:color="auto" w:sz="8" w:space="0"/>
              <w:tl2br w:val="nil"/>
              <w:tr2bl w:val="nil"/>
            </w:tcBorders>
            <w:vAlign w:val="center"/>
          </w:tcPr>
          <w:p w14:paraId="1EDD0E9F">
            <w:pPr>
              <w:widowControl/>
              <w:jc w:val="center"/>
              <w:textAlignment w:val="center"/>
              <w:rPr>
                <w:rFonts w:ascii="Times New Roman" w:hAnsi="Times New Roman" w:cs="Times New Roman"/>
                <w:sz w:val="24"/>
                <w:lang w:bidi="ar"/>
              </w:rPr>
            </w:pPr>
            <w:r>
              <w:rPr>
                <w:rFonts w:hint="eastAsia" w:ascii="Times New Roman" w:hAnsi="Times New Roman" w:cs="Times New Roman"/>
                <w:sz w:val="24"/>
                <w:lang w:bidi="ar"/>
              </w:rPr>
              <w:t>0.6</w:t>
            </w:r>
          </w:p>
        </w:tc>
      </w:tr>
    </w:tbl>
    <w:p w14:paraId="463F2854">
      <w:pPr>
        <w:suppressAutoHyphens/>
        <w:kinsoku w:val="0"/>
        <w:overflowPunct w:val="0"/>
        <w:autoSpaceDE w:val="0"/>
        <w:autoSpaceDN w:val="0"/>
        <w:adjustRightInd w:val="0"/>
        <w:snapToGrid w:val="0"/>
        <w:spacing w:line="360" w:lineRule="auto"/>
        <w:rPr>
          <w:rFonts w:ascii="Times New Roman" w:hAnsi="Times New Roman" w:cs="Times New Roman"/>
          <w:sz w:val="24"/>
        </w:rPr>
      </w:pPr>
    </w:p>
    <w:p w14:paraId="7FFB03BD">
      <w:pPr>
        <w:suppressAutoHyphens/>
        <w:kinsoku w:val="0"/>
        <w:overflowPunct w:val="0"/>
        <w:autoSpaceDE w:val="0"/>
        <w:autoSpaceDN w:val="0"/>
        <w:adjustRightInd w:val="0"/>
        <w:snapToGrid w:val="0"/>
        <w:spacing w:line="360" w:lineRule="auto"/>
        <w:jc w:val="left"/>
        <w:outlineLvl w:val="2"/>
        <w:rPr>
          <w:rFonts w:ascii="Times New Roman" w:hAnsi="Times New Roman" w:cs="Times New Roman"/>
          <w:sz w:val="24"/>
        </w:rPr>
      </w:pPr>
      <w:r>
        <w:rPr>
          <w:rFonts w:hint="eastAsia" w:ascii="Times New Roman" w:hAnsi="Times New Roman" w:cs="Times New Roman"/>
          <w:b/>
          <w:bCs/>
          <w:sz w:val="24"/>
        </w:rPr>
        <w:t xml:space="preserve">3.2.2. </w:t>
      </w:r>
      <w:bookmarkStart w:id="51" w:name="OLE_LINK153"/>
      <w:r>
        <w:rPr>
          <w:rFonts w:hint="eastAsia" w:ascii="Times New Roman" w:hAnsi="Times New Roman" w:cs="Times New Roman"/>
          <w:b/>
          <w:bCs/>
          <w:sz w:val="24"/>
        </w:rPr>
        <w:t>The flow and interaction mechanism of the model</w:t>
      </w:r>
      <w:bookmarkEnd w:id="51"/>
    </w:p>
    <w:p w14:paraId="5BCB7912">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As illustrated in Figure 4B, rumor diffusion is modeled as a discrete-time, contact-driven state-transition process. The process begins with rumor bloggers initiating rumor dissemination. In each tick, rumor-related agents move randomly in a two-dimensional space. Agent movement speed represents user activity on the SMP: higher speed indicates more frequent encounters with other agents within the same tick. Such encounters simulate browsing others</w:t>
      </w:r>
      <w:r>
        <w:rPr>
          <w:rFonts w:ascii="Times New Roman" w:hAnsi="Times New Roman" w:cs="Times New Roman"/>
          <w:sz w:val="24"/>
        </w:rPr>
        <w:t>’</w:t>
      </w:r>
      <w:r>
        <w:rPr>
          <w:rFonts w:hint="eastAsia" w:ascii="Times New Roman" w:hAnsi="Times New Roman" w:cs="Times New Roman"/>
          <w:sz w:val="24"/>
        </w:rPr>
        <w:t xml:space="preserve"> microblogs or exchanging opinions.</w:t>
      </w:r>
    </w:p>
    <w:p w14:paraId="27F09ADB">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i/>
          <w:iCs/>
          <w:sz w:val="24"/>
        </w:rPr>
      </w:pPr>
      <w:r>
        <w:rPr>
          <w:rFonts w:hint="eastAsia" w:ascii="Times New Roman" w:hAnsi="Times New Roman" w:cs="Times New Roman"/>
          <w:sz w:val="24"/>
        </w:rPr>
        <w:t xml:space="preserve">To mathematically formalize the interaction mechanism, this study draws on epidemic-style compartmental models of rumor spreading and conceptualizes agent interactions within a modified S-E-I-R framework. Let </w:t>
      </w:r>
      <w:r>
        <w:rPr>
          <w:rFonts w:hint="eastAsia" w:ascii="Times New Roman" w:hAnsi="Times New Roman" w:cs="Times New Roman"/>
          <w:i/>
          <w:iCs/>
          <w:sz w:val="24"/>
        </w:rPr>
        <w:t>S</w:t>
      </w:r>
      <w:r>
        <w:rPr>
          <w:rFonts w:hint="eastAsia" w:ascii="Times New Roman" w:hAnsi="Times New Roman" w:cs="Times New Roman"/>
          <w:i/>
          <w:iCs/>
          <w:sz w:val="24"/>
          <w:vertAlign w:val="subscript"/>
        </w:rPr>
        <w:t>t</w:t>
      </w:r>
      <w:r>
        <w:rPr>
          <w:rFonts w:hint="eastAsia" w:ascii="Times New Roman" w:hAnsi="Times New Roman" w:cs="Times New Roman"/>
          <w:i/>
          <w:iCs/>
          <w:sz w:val="24"/>
        </w:rPr>
        <w:t>, E</w:t>
      </w:r>
      <w:r>
        <w:rPr>
          <w:rFonts w:hint="eastAsia" w:ascii="Times New Roman" w:hAnsi="Times New Roman" w:cs="Times New Roman"/>
          <w:i/>
          <w:iCs/>
          <w:sz w:val="24"/>
          <w:vertAlign w:val="subscript"/>
        </w:rPr>
        <w:t>t</w:t>
      </w:r>
      <w:r>
        <w:rPr>
          <w:rFonts w:hint="eastAsia" w:ascii="Times New Roman" w:hAnsi="Times New Roman" w:cs="Times New Roman"/>
          <w:i/>
          <w:iCs/>
          <w:sz w:val="24"/>
        </w:rPr>
        <w:t>, I</w:t>
      </w:r>
      <w:r>
        <w:rPr>
          <w:rFonts w:hint="eastAsia" w:ascii="Times New Roman" w:hAnsi="Times New Roman" w:cs="Times New Roman"/>
          <w:i/>
          <w:iCs/>
          <w:sz w:val="24"/>
          <w:vertAlign w:val="subscript"/>
        </w:rPr>
        <w:t>t</w:t>
      </w:r>
      <w:r>
        <w:rPr>
          <w:rFonts w:hint="eastAsia" w:ascii="Times New Roman" w:hAnsi="Times New Roman" w:cs="Times New Roman"/>
          <w:sz w:val="24"/>
        </w:rPr>
        <w:t xml:space="preserve">, and </w:t>
      </w:r>
      <w:r>
        <w:rPr>
          <w:rFonts w:hint="eastAsia" w:ascii="Times New Roman" w:hAnsi="Times New Roman" w:cs="Times New Roman"/>
          <w:i/>
          <w:iCs/>
          <w:sz w:val="24"/>
        </w:rPr>
        <w:t>R</w:t>
      </w:r>
      <w:r>
        <w:rPr>
          <w:rFonts w:hint="eastAsia" w:ascii="Times New Roman" w:hAnsi="Times New Roman" w:cs="Times New Roman"/>
          <w:i/>
          <w:iCs/>
          <w:sz w:val="24"/>
          <w:vertAlign w:val="subscript"/>
        </w:rPr>
        <w:t>t</w:t>
      </w:r>
      <w:r>
        <w:rPr>
          <w:rFonts w:hint="eastAsia" w:ascii="Times New Roman" w:hAnsi="Times New Roman" w:cs="Times New Roman"/>
          <w:i/>
          <w:iCs/>
          <w:sz w:val="24"/>
        </w:rPr>
        <w:t xml:space="preserve"> </w:t>
      </w:r>
      <w:r>
        <w:rPr>
          <w:rFonts w:hint="eastAsia" w:ascii="Times New Roman" w:hAnsi="Times New Roman" w:cs="Times New Roman"/>
          <w:sz w:val="24"/>
        </w:rPr>
        <w:t xml:space="preserve">denote the proportions of agents at tick </w:t>
      </w:r>
      <w:r>
        <w:rPr>
          <w:rFonts w:hint="eastAsia" w:ascii="Times New Roman" w:hAnsi="Times New Roman" w:cs="Times New Roman"/>
          <w:i/>
          <w:iCs/>
          <w:sz w:val="24"/>
        </w:rPr>
        <w:t>t</w:t>
      </w:r>
      <w:r>
        <w:rPr>
          <w:rFonts w:hint="eastAsia" w:ascii="Times New Roman" w:hAnsi="Times New Roman" w:cs="Times New Roman"/>
          <w:sz w:val="24"/>
        </w:rPr>
        <w:t xml:space="preserve"> who are susceptible, rumor-trust-only, rumor disseminators, and rumor-not-trust, respectively. Since susceptible agents may encounter either rumor bloggers or rumor disseminators, let </w:t>
      </w:r>
      <w:r>
        <w:rPr>
          <w:rFonts w:ascii="Times New Roman" w:hAnsi="Times New Roman" w:cs="Times New Roman"/>
          <w:i/>
          <w:iCs/>
          <w:sz w:val="24"/>
        </w:rPr>
        <w:t>λ</w:t>
      </w:r>
      <w:r>
        <w:rPr>
          <w:rFonts w:hint="eastAsia" w:ascii="Times New Roman" w:hAnsi="Times New Roman" w:cs="Times New Roman"/>
          <w:i/>
          <w:iCs/>
          <w:sz w:val="24"/>
          <w:vertAlign w:val="subscript"/>
        </w:rPr>
        <w:t>t</w:t>
      </w:r>
      <w:r>
        <w:rPr>
          <w:rFonts w:hint="eastAsia" w:ascii="Times New Roman" w:hAnsi="Times New Roman" w:cs="Times New Roman"/>
          <w:sz w:val="24"/>
        </w:rPr>
        <w:t xml:space="preserve"> denote the effective contact intensity between susceptible users and active rumor senders at tick </w:t>
      </w:r>
      <w:r>
        <w:rPr>
          <w:rFonts w:hint="eastAsia" w:ascii="Times New Roman" w:hAnsi="Times New Roman" w:cs="Times New Roman"/>
          <w:i/>
          <w:iCs/>
          <w:sz w:val="24"/>
        </w:rPr>
        <w:t>t</w:t>
      </w:r>
      <w:r>
        <w:rPr>
          <w:rFonts w:hint="eastAsia" w:ascii="Times New Roman" w:hAnsi="Times New Roman" w:cs="Times New Roman"/>
          <w:sz w:val="24"/>
        </w:rPr>
        <w:t>.</w:t>
      </w:r>
    </w:p>
    <w:p w14:paraId="54718BF0">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position w:val="-12"/>
          <w:sz w:val="24"/>
        </w:rPr>
      </w:pPr>
      <w:r>
        <w:rPr>
          <w:rFonts w:hint="eastAsia" w:ascii="Times New Roman" w:hAnsi="Times New Roman" w:cs="Times New Roman"/>
          <w:position w:val="-12"/>
          <w:sz w:val="24"/>
        </w:rPr>
        <w:t xml:space="preserve">Following an effective encounter, state transition is governed by two sequential probabilities. An agent first believes the rumor with probability </w:t>
      </w:r>
      <w:r>
        <w:rPr>
          <w:rFonts w:hint="eastAsia" w:ascii="Times New Roman" w:hAnsi="Times New Roman" w:cs="Times New Roman"/>
          <w:i/>
          <w:iCs/>
          <w:position w:val="-12"/>
          <w:sz w:val="24"/>
        </w:rPr>
        <w:t>PB</w:t>
      </w:r>
      <w:r>
        <w:rPr>
          <w:rFonts w:hint="eastAsia" w:ascii="Times New Roman" w:hAnsi="Times New Roman" w:cs="Times New Roman"/>
          <w:position w:val="-12"/>
          <w:sz w:val="24"/>
        </w:rPr>
        <w:t xml:space="preserve">. Conditional on belief, the agent becomes a rumor disseminator with probability </w:t>
      </w:r>
      <w:r>
        <w:rPr>
          <w:rFonts w:hint="eastAsia" w:ascii="Times New Roman" w:hAnsi="Times New Roman" w:cs="Times New Roman"/>
          <w:i/>
          <w:iCs/>
          <w:position w:val="-12"/>
          <w:sz w:val="24"/>
        </w:rPr>
        <w:t>RC</w:t>
      </w:r>
      <w:r>
        <w:rPr>
          <w:rFonts w:hint="eastAsia" w:ascii="Times New Roman" w:hAnsi="Times New Roman" w:cs="Times New Roman"/>
          <w:position w:val="-12"/>
          <w:sz w:val="24"/>
        </w:rPr>
        <w:t>; otherwise, the agent remains a rumor-trust-only user. The discrete-time dynamics are therefore given by:</w:t>
      </w:r>
    </w:p>
    <w:p w14:paraId="231261DD">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position w:val="-12"/>
          <w:sz w:val="24"/>
        </w:rPr>
        <w:t xml:space="preserve">                            </w:t>
      </w:r>
      <m:oMath>
        <m:sSub>
          <m:sSubPr>
            <m:ctrlPr>
              <w:rPr>
                <w:rFonts w:ascii="Cambria Math" w:hAnsi="Cambria Math" w:cs="Times New Roman"/>
                <w:sz w:val="24"/>
              </w:rPr>
            </m:ctrlPr>
          </m:sSubPr>
          <m:e>
            <m:r>
              <m:rPr>
                <m:nor/>
              </m:rPr>
              <w:rPr>
                <w:rFonts w:ascii="Times New Roman" w:hAnsi="Times New Roman" w:cs="Times New Roman"/>
                <w:i/>
                <w:sz w:val="24"/>
              </w:rPr>
              <m:t>S</m:t>
            </m:r>
            <m:ctrlPr>
              <w:rPr>
                <w:rFonts w:ascii="Cambria Math" w:hAnsi="Cambria Math" w:cs="Times New Roman"/>
                <w:sz w:val="24"/>
              </w:rPr>
            </m:ctrlPr>
          </m:e>
          <m:sub>
            <m:r>
              <m:rPr>
                <m:nor/>
              </m:rPr>
              <w:rPr>
                <w:rFonts w:ascii="Times New Roman" w:hAnsi="Times New Roman" w:cs="Times New Roman"/>
                <w:i/>
                <w:sz w:val="24"/>
              </w:rPr>
              <m:t>t</m:t>
            </m:r>
            <m:r>
              <m:rPr>
                <m:nor/>
                <m:sty m:val="p"/>
              </m:rPr>
              <w:rPr>
                <w:rFonts w:ascii="Times New Roman" w:hAnsi="Times New Roman" w:cs="Times New Roman"/>
                <w:b w:val="0"/>
                <w:i w:val="0"/>
                <w:sz w:val="24"/>
              </w:rPr>
              <m:t>+1</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S</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λ</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sSub>
          <m:sSubPr>
            <m:ctrlPr>
              <w:rPr>
                <w:rFonts w:ascii="Cambria Math" w:hAnsi="Cambria Math" w:cs="Times New Roman"/>
                <w:sz w:val="24"/>
              </w:rPr>
            </m:ctrlPr>
          </m:sSubPr>
          <m:e>
            <m:r>
              <m:rPr>
                <m:nor/>
              </m:rPr>
              <w:rPr>
                <w:rFonts w:ascii="Times New Roman" w:hAnsi="Times New Roman" w:cs="Times New Roman"/>
                <w:i/>
                <w:sz w:val="24"/>
              </w:rPr>
              <m:t>S</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oMath>
      <w:r>
        <w:rPr>
          <w:rFonts w:hint="eastAsia" w:ascii="Times New Roman" w:hAnsi="Times New Roman" w:cs="Times New Roman"/>
          <w:position w:val="-12"/>
          <w:sz w:val="24"/>
        </w:rPr>
        <w:t xml:space="preserve">                             </w:t>
      </w:r>
      <w:r>
        <w:rPr>
          <w:rFonts w:hint="eastAsia" w:ascii="Times New Roman" w:hAnsi="Times New Roman" w:cs="Times New Roman"/>
          <w:sz w:val="24"/>
        </w:rPr>
        <w:t xml:space="preserve"> (9)</w:t>
      </w:r>
    </w:p>
    <w:p w14:paraId="13410F70">
      <w:pPr>
        <w:suppressAutoHyphens/>
        <w:kinsoku w:val="0"/>
        <w:overflowPunct w:val="0"/>
        <w:autoSpaceDE w:val="0"/>
        <w:autoSpaceDN w:val="0"/>
        <w:adjustRightInd w:val="0"/>
        <w:snapToGrid w:val="0"/>
        <w:spacing w:line="360" w:lineRule="auto"/>
        <w:ind w:firstLine="480" w:firstLineChars="200"/>
        <w:jc w:val="center"/>
        <w:rPr>
          <w:rFonts w:ascii="Times New Roman" w:hAnsi="Times New Roman" w:cs="Times New Roman"/>
          <w:position w:val="-12"/>
          <w:sz w:val="24"/>
        </w:rPr>
      </w:pPr>
      <w:r>
        <w:rPr>
          <w:rFonts w:hint="eastAsia" w:ascii="Times New Roman" w:hAnsi="Times New Roman" w:cs="Times New Roman"/>
          <w:position w:val="-12"/>
          <w:sz w:val="24"/>
        </w:rPr>
        <w:t xml:space="preserve">                       </w:t>
      </w:r>
      <m:oMath>
        <m:sSub>
          <m:sSubPr>
            <m:ctrlPr>
              <w:rPr>
                <w:rFonts w:ascii="Cambria Math" w:hAnsi="Cambria Math" w:cs="Times New Roman"/>
                <w:sz w:val="24"/>
              </w:rPr>
            </m:ctrlPr>
          </m:sSubPr>
          <m:e>
            <m:r>
              <m:rPr>
                <m:nor/>
              </m:rPr>
              <w:rPr>
                <w:rFonts w:ascii="Times New Roman" w:hAnsi="Times New Roman" w:cs="Times New Roman"/>
                <w:i/>
                <w:sz w:val="24"/>
              </w:rPr>
              <m:t>E</m:t>
            </m:r>
            <m:ctrlPr>
              <w:rPr>
                <w:rFonts w:ascii="Cambria Math" w:hAnsi="Cambria Math" w:cs="Times New Roman"/>
                <w:sz w:val="24"/>
              </w:rPr>
            </m:ctrlPr>
          </m:e>
          <m:sub>
            <m:r>
              <m:rPr>
                <m:nor/>
              </m:rPr>
              <w:rPr>
                <w:rFonts w:ascii="Times New Roman" w:hAnsi="Times New Roman" w:cs="Times New Roman"/>
                <w:i/>
                <w:sz w:val="24"/>
              </w:rPr>
              <m:t>t</m:t>
            </m:r>
            <m:r>
              <m:rPr>
                <m:nor/>
                <m:sty m:val="p"/>
              </m:rPr>
              <w:rPr>
                <w:rFonts w:ascii="Times New Roman" w:hAnsi="Times New Roman" w:cs="Times New Roman"/>
                <w:b w:val="0"/>
                <w:i w:val="0"/>
                <w:sz w:val="24"/>
              </w:rPr>
              <m:t xml:space="preserve">+1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E</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λ</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sSub>
          <m:sSubPr>
            <m:ctrlPr>
              <w:rPr>
                <w:rFonts w:ascii="Cambria Math" w:hAnsi="Cambria Math" w:cs="Times New Roman"/>
                <w:sz w:val="24"/>
              </w:rPr>
            </m:ctrlPr>
          </m:sSubPr>
          <m:e>
            <m:r>
              <m:rPr>
                <m:nor/>
              </m:rPr>
              <w:rPr>
                <w:rFonts w:ascii="Times New Roman" w:hAnsi="Times New Roman" w:cs="Times New Roman"/>
                <w:i/>
                <w:sz w:val="24"/>
              </w:rPr>
              <m:t>S</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r>
          <m:rPr>
            <m:nor/>
            <m:sty m:val="p"/>
          </m:rPr>
          <w:rPr>
            <w:rFonts w:ascii="Times New Roman" w:hAnsi="Times New Roman" w:cs="Times New Roman"/>
            <w:b w:val="0"/>
            <w:i w:val="0"/>
            <w:sz w:val="24"/>
          </w:rPr>
          <m:t>⋅</m:t>
        </m:r>
        <m:r>
          <m:rPr>
            <m:nor/>
          </m:rPr>
          <w:rPr>
            <w:rFonts w:ascii="Times New Roman" w:hAnsi="Times New Roman" w:cs="Times New Roman"/>
            <w:i/>
            <w:sz w:val="24"/>
          </w:rPr>
          <m:t>PB</m:t>
        </m:r>
        <m:r>
          <m:rPr>
            <m:nor/>
            <m:sty m:val="p"/>
          </m:rPr>
          <w:rPr>
            <w:rFonts w:ascii="Times New Roman" w:hAnsi="Times New Roman" w:cs="Times New Roman"/>
            <w:b w:val="0"/>
            <w:i w:val="0"/>
            <w:sz w:val="24"/>
          </w:rPr>
          <m:t xml:space="preserve">⋅(1 - </m:t>
        </m:r>
        <m:r>
          <m:rPr>
            <m:nor/>
          </m:rPr>
          <w:rPr>
            <w:rFonts w:ascii="Times New Roman" w:hAnsi="Times New Roman" w:cs="Times New Roman"/>
            <w:i/>
            <w:sz w:val="24"/>
          </w:rPr>
          <m:t>RC</m:t>
        </m:r>
        <m:r>
          <m:rPr>
            <m:nor/>
            <m:sty m:val="p"/>
          </m:rPr>
          <w:rPr>
            <w:rFonts w:ascii="Times New Roman" w:hAnsi="Times New Roman" w:cs="Times New Roman"/>
            <w:b w:val="0"/>
            <w:i w:val="0"/>
            <w:sz w:val="24"/>
          </w:rPr>
          <m:t>)</m:t>
        </m:r>
      </m:oMath>
      <w:r>
        <w:rPr>
          <w:rFonts w:hint="eastAsia" w:ascii="Times New Roman" w:hAnsi="Times New Roman" w:cs="Times New Roman"/>
          <w:position w:val="-12"/>
          <w:sz w:val="24"/>
        </w:rPr>
        <w:t xml:space="preserve">                      </w:t>
      </w:r>
      <w:r>
        <w:rPr>
          <w:rFonts w:hint="eastAsia" w:ascii="Times New Roman" w:hAnsi="Times New Roman" w:cs="Times New Roman"/>
          <w:sz w:val="24"/>
        </w:rPr>
        <w:t>(10)</w:t>
      </w:r>
    </w:p>
    <w:p w14:paraId="41F9FF59">
      <w:pPr>
        <w:suppressAutoHyphens/>
        <w:kinsoku w:val="0"/>
        <w:overflowPunct w:val="0"/>
        <w:autoSpaceDE w:val="0"/>
        <w:autoSpaceDN w:val="0"/>
        <w:adjustRightInd w:val="0"/>
        <w:snapToGrid w:val="0"/>
        <w:spacing w:line="360" w:lineRule="auto"/>
        <w:ind w:firstLine="480" w:firstLineChars="200"/>
        <w:jc w:val="center"/>
        <w:rPr>
          <w:rFonts w:ascii="Times New Roman" w:hAnsi="Times New Roman" w:cs="Times New Roman"/>
          <w:position w:val="-12"/>
          <w:sz w:val="24"/>
        </w:rPr>
      </w:pPr>
      <w:r>
        <w:rPr>
          <w:rFonts w:hint="eastAsia" w:ascii="Times New Roman" w:hAnsi="Times New Roman" w:cs="Times New Roman"/>
          <w:position w:val="-12"/>
          <w:sz w:val="24"/>
        </w:rPr>
        <w:t xml:space="preserve">                         </w:t>
      </w:r>
      <m:oMath>
        <m:sSub>
          <m:sSubPr>
            <m:ctrlPr>
              <w:rPr>
                <w:rFonts w:ascii="Cambria Math" w:hAnsi="Cambria Math" w:cs="Times New Roman"/>
                <w:sz w:val="24"/>
              </w:rPr>
            </m:ctrlPr>
          </m:sSubPr>
          <m:e>
            <m:r>
              <m:rPr>
                <m:nor/>
              </m:rPr>
              <w:rPr>
                <w:rFonts w:ascii="Times New Roman" w:hAnsi="Times New Roman" w:cs="Times New Roman"/>
                <w:i/>
                <w:sz w:val="24"/>
              </w:rPr>
              <m:t>I</m:t>
            </m:r>
            <m:ctrlPr>
              <w:rPr>
                <w:rFonts w:ascii="Cambria Math" w:hAnsi="Cambria Math" w:cs="Times New Roman"/>
                <w:sz w:val="24"/>
              </w:rPr>
            </m:ctrlPr>
          </m:e>
          <m:sub>
            <m:r>
              <m:rPr>
                <m:nor/>
              </m:rPr>
              <w:rPr>
                <w:rFonts w:ascii="Times New Roman" w:hAnsi="Times New Roman" w:cs="Times New Roman"/>
                <w:i/>
                <w:sz w:val="24"/>
              </w:rPr>
              <m:t>t</m:t>
            </m:r>
            <m:r>
              <m:rPr>
                <m:nor/>
                <m:sty m:val="p"/>
              </m:rPr>
              <w:rPr>
                <w:rFonts w:ascii="Times New Roman" w:hAnsi="Times New Roman" w:cs="Times New Roman"/>
                <w:b w:val="0"/>
                <w:i w:val="0"/>
                <w:sz w:val="24"/>
              </w:rPr>
              <m:t>+1</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I</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λ</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sSub>
          <m:sSubPr>
            <m:ctrlPr>
              <w:rPr>
                <w:rFonts w:ascii="Cambria Math" w:hAnsi="Cambria Math" w:cs="Times New Roman"/>
                <w:sz w:val="24"/>
              </w:rPr>
            </m:ctrlPr>
          </m:sSubPr>
          <m:e>
            <m:r>
              <m:rPr>
                <m:nor/>
              </m:rPr>
              <w:rPr>
                <w:rFonts w:ascii="Times New Roman" w:hAnsi="Times New Roman" w:cs="Times New Roman"/>
                <w:i/>
                <w:sz w:val="24"/>
              </w:rPr>
              <m:t>S</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r>
          <m:rPr>
            <m:nor/>
            <m:sty m:val="p"/>
          </m:rPr>
          <w:rPr>
            <w:rFonts w:ascii="Times New Roman" w:hAnsi="Times New Roman" w:cs="Times New Roman"/>
            <w:b w:val="0"/>
            <w:i w:val="0"/>
            <w:sz w:val="24"/>
          </w:rPr>
          <m:t>⋅</m:t>
        </m:r>
        <m:r>
          <m:rPr>
            <m:nor/>
          </m:rPr>
          <w:rPr>
            <w:rFonts w:ascii="Times New Roman" w:hAnsi="Times New Roman" w:cs="Times New Roman"/>
            <w:i/>
            <w:sz w:val="24"/>
          </w:rPr>
          <m:t>PB</m:t>
        </m:r>
        <m:r>
          <m:rPr>
            <m:nor/>
            <m:sty m:val="p"/>
          </m:rPr>
          <w:rPr>
            <w:rFonts w:ascii="Times New Roman" w:hAnsi="Times New Roman" w:cs="Times New Roman"/>
            <w:b w:val="0"/>
            <w:i w:val="0"/>
            <w:sz w:val="24"/>
          </w:rPr>
          <m:t>⋅</m:t>
        </m:r>
        <m:r>
          <m:rPr>
            <m:nor/>
          </m:rPr>
          <w:rPr>
            <w:rFonts w:ascii="Times New Roman" w:hAnsi="Times New Roman" w:cs="Times New Roman"/>
            <w:i/>
            <w:sz w:val="24"/>
          </w:rPr>
          <m:t>RC</m:t>
        </m:r>
      </m:oMath>
      <w:r>
        <w:rPr>
          <w:rFonts w:hint="eastAsia" w:ascii="Times New Roman" w:hAnsi="Times New Roman" w:cs="Times New Roman"/>
          <w:position w:val="-12"/>
          <w:sz w:val="24"/>
        </w:rPr>
        <w:t xml:space="preserve">                         </w:t>
      </w:r>
      <w:r>
        <w:rPr>
          <w:rFonts w:hint="eastAsia" w:ascii="Times New Roman" w:hAnsi="Times New Roman" w:cs="Times New Roman"/>
          <w:sz w:val="24"/>
        </w:rPr>
        <w:t>(11)</w:t>
      </w:r>
    </w:p>
    <w:p w14:paraId="2EC5D3FF">
      <w:pPr>
        <w:suppressAutoHyphens/>
        <w:kinsoku w:val="0"/>
        <w:overflowPunct w:val="0"/>
        <w:autoSpaceDE w:val="0"/>
        <w:autoSpaceDN w:val="0"/>
        <w:adjustRightInd w:val="0"/>
        <w:snapToGrid w:val="0"/>
        <w:spacing w:line="360" w:lineRule="auto"/>
        <w:ind w:firstLine="480" w:firstLineChars="200"/>
        <w:jc w:val="center"/>
        <w:rPr>
          <w:rFonts w:ascii="Times New Roman" w:hAnsi="Times New Roman" w:cs="Times New Roman"/>
          <w:position w:val="-12"/>
          <w:sz w:val="24"/>
        </w:rPr>
      </w:pPr>
      <w:r>
        <w:rPr>
          <w:rFonts w:hint="eastAsia" w:ascii="Times New Roman" w:hAnsi="Times New Roman" w:cs="Times New Roman"/>
          <w:position w:val="-12"/>
          <w:sz w:val="24"/>
        </w:rPr>
        <w:t xml:space="preserve">                        </w:t>
      </w:r>
      <m:oMath>
        <m:sSub>
          <m:sSubPr>
            <m:ctrlPr>
              <w:rPr>
                <w:rFonts w:ascii="Cambria Math" w:hAnsi="Cambria Math" w:cs="Times New Roman"/>
                <w:sz w:val="24"/>
              </w:rPr>
            </m:ctrlPr>
          </m:sSubPr>
          <m:e>
            <m:r>
              <m:rPr>
                <m:nor/>
              </m:rPr>
              <w:rPr>
                <w:rFonts w:ascii="Times New Roman" w:hAnsi="Times New Roman" w:cs="Times New Roman"/>
                <w:i/>
                <w:sz w:val="24"/>
              </w:rPr>
              <m:t>R</m:t>
            </m:r>
            <m:ctrlPr>
              <w:rPr>
                <w:rFonts w:ascii="Cambria Math" w:hAnsi="Cambria Math" w:cs="Times New Roman"/>
                <w:sz w:val="24"/>
              </w:rPr>
            </m:ctrlPr>
          </m:e>
          <m:sub>
            <m:r>
              <m:rPr>
                <m:nor/>
              </m:rPr>
              <w:rPr>
                <w:rFonts w:ascii="Times New Roman" w:hAnsi="Times New Roman" w:cs="Times New Roman"/>
                <w:i/>
                <w:sz w:val="24"/>
              </w:rPr>
              <m:t>t</m:t>
            </m:r>
            <m:r>
              <m:rPr>
                <m:nor/>
                <m:sty m:val="p"/>
              </m:rPr>
              <w:rPr>
                <w:rFonts w:ascii="Times New Roman" w:hAnsi="Times New Roman" w:cs="Times New Roman"/>
                <w:b w:val="0"/>
                <w:i w:val="0"/>
                <w:sz w:val="24"/>
              </w:rPr>
              <m:t>+1</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R</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λ</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sSub>
          <m:sSubPr>
            <m:ctrlPr>
              <w:rPr>
                <w:rFonts w:ascii="Cambria Math" w:hAnsi="Cambria Math" w:cs="Times New Roman"/>
                <w:sz w:val="24"/>
              </w:rPr>
            </m:ctrlPr>
          </m:sSubPr>
          <m:e>
            <m:r>
              <m:rPr>
                <m:nor/>
              </m:rPr>
              <w:rPr>
                <w:rFonts w:ascii="Times New Roman" w:hAnsi="Times New Roman" w:cs="Times New Roman"/>
                <w:i/>
                <w:sz w:val="24"/>
              </w:rPr>
              <m:t>S</m:t>
            </m:r>
            <m:ctrlPr>
              <w:rPr>
                <w:rFonts w:ascii="Cambria Math" w:hAnsi="Cambria Math" w:cs="Times New Roman"/>
                <w:sz w:val="24"/>
              </w:rPr>
            </m:ctrlPr>
          </m:e>
          <m:sub>
            <m:r>
              <m:rPr>
                <m:nor/>
              </m:rPr>
              <w:rPr>
                <w:rFonts w:ascii="Times New Roman" w:hAnsi="Times New Roman" w:cs="Times New Roman"/>
                <w:i/>
                <w:sz w:val="24"/>
              </w:rPr>
              <m:t>t</m:t>
            </m:r>
            <m:ctrlPr>
              <w:rPr>
                <w:rFonts w:ascii="Cambria Math" w:hAnsi="Cambria Math" w:cs="Times New Roman"/>
                <w:sz w:val="24"/>
              </w:rPr>
            </m:ctrlPr>
          </m:sub>
        </m:sSub>
        <m:r>
          <m:rPr>
            <m:nor/>
            <m:sty m:val="p"/>
          </m:rPr>
          <w:rPr>
            <w:rFonts w:ascii="Times New Roman" w:hAnsi="Times New Roman" w:cs="Times New Roman"/>
            <w:b w:val="0"/>
            <w:i w:val="0"/>
            <w:sz w:val="24"/>
          </w:rPr>
          <m:t xml:space="preserve">⋅(1 - </m:t>
        </m:r>
        <m:r>
          <m:rPr>
            <m:nor/>
          </m:rPr>
          <w:rPr>
            <w:rFonts w:ascii="Times New Roman" w:hAnsi="Times New Roman" w:cs="Times New Roman"/>
            <w:i/>
            <w:sz w:val="24"/>
          </w:rPr>
          <m:t>PB</m:t>
        </m:r>
        <m:r>
          <m:rPr>
            <m:nor/>
            <m:sty m:val="p"/>
          </m:rPr>
          <w:rPr>
            <w:rFonts w:ascii="Times New Roman" w:hAnsi="Times New Roman" w:cs="Times New Roman"/>
            <w:b w:val="0"/>
            <w:i w:val="0"/>
            <w:sz w:val="24"/>
          </w:rPr>
          <m:t>)</m:t>
        </m:r>
      </m:oMath>
      <w:r>
        <w:rPr>
          <w:rFonts w:hint="eastAsia" w:ascii="Times New Roman" w:hAnsi="Times New Roman" w:cs="Times New Roman"/>
          <w:position w:val="-12"/>
          <w:sz w:val="24"/>
        </w:rPr>
        <w:t xml:space="preserve">                        </w:t>
      </w:r>
      <w:r>
        <w:rPr>
          <w:rFonts w:hint="eastAsia" w:ascii="Times New Roman" w:hAnsi="Times New Roman" w:cs="Times New Roman"/>
          <w:sz w:val="24"/>
        </w:rPr>
        <w:t>(12)</w:t>
      </w:r>
    </w:p>
    <w:p w14:paraId="7662AF3B">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Equation (</w:t>
      </w:r>
      <w:r>
        <w:rPr>
          <w:rFonts w:hint="eastAsia" w:ascii="Times New Roman" w:hAnsi="Times New Roman" w:cs="Times New Roman"/>
          <w:sz w:val="24"/>
        </w:rPr>
        <w:t>9</w:t>
      </w:r>
      <w:r>
        <w:rPr>
          <w:rFonts w:ascii="Times New Roman" w:hAnsi="Times New Roman" w:cs="Times New Roman"/>
          <w:sz w:val="24"/>
        </w:rPr>
        <w:t>) indicates that susceptible agents leave the susceptible state after effective exposure. Equations (</w:t>
      </w:r>
      <w:r>
        <w:rPr>
          <w:rFonts w:hint="eastAsia" w:ascii="Times New Roman" w:hAnsi="Times New Roman" w:cs="Times New Roman"/>
          <w:sz w:val="24"/>
        </w:rPr>
        <w:t>10</w:t>
      </w:r>
      <w:r>
        <w:rPr>
          <w:rFonts w:ascii="Times New Roman" w:hAnsi="Times New Roman" w:cs="Times New Roman"/>
          <w:sz w:val="24"/>
        </w:rPr>
        <w:t>)–(</w:t>
      </w:r>
      <w:r>
        <w:rPr>
          <w:rFonts w:hint="eastAsia" w:ascii="Times New Roman" w:hAnsi="Times New Roman" w:cs="Times New Roman"/>
          <w:sz w:val="24"/>
        </w:rPr>
        <w:t>12</w:t>
      </w:r>
      <w:r>
        <w:rPr>
          <w:rFonts w:ascii="Times New Roman" w:hAnsi="Times New Roman" w:cs="Times New Roman"/>
          <w:sz w:val="24"/>
        </w:rPr>
        <w:t xml:space="preserve">) describe the three possible post-exposure outcomes: believing the rumor without disseminating it, believing and disseminating it, or rejecting it. Thus, the branching process in Figure </w:t>
      </w:r>
      <w:r>
        <w:rPr>
          <w:rFonts w:hint="eastAsia" w:ascii="Times New Roman" w:hAnsi="Times New Roman" w:cs="Times New Roman"/>
          <w:sz w:val="24"/>
        </w:rPr>
        <w:t>4B</w:t>
      </w:r>
      <w:r>
        <w:rPr>
          <w:rFonts w:ascii="Times New Roman" w:hAnsi="Times New Roman" w:cs="Times New Roman"/>
          <w:sz w:val="24"/>
        </w:rPr>
        <w:t xml:space="preserve"> is determined by effective exposure, rumor acceptance, and dissemination propensity. At the micro level, this mechanism is equivalent to two sequential Bernoulli trials after an effective encounter: the first determines rumor acceptance with probability </w:t>
      </w:r>
      <w:r>
        <w:rPr>
          <w:rFonts w:ascii="Times New Roman" w:hAnsi="Times New Roman" w:cs="Times New Roman"/>
          <w:i/>
          <w:iCs/>
          <w:sz w:val="24"/>
        </w:rPr>
        <w:t>PB</w:t>
      </w:r>
      <w:r>
        <w:rPr>
          <w:rFonts w:ascii="Times New Roman" w:hAnsi="Times New Roman" w:cs="Times New Roman"/>
          <w:sz w:val="24"/>
        </w:rPr>
        <w:t xml:space="preserve">, and the second, conditional on acceptance, determines rumor dissemination with probability </w:t>
      </w:r>
      <w:r>
        <w:rPr>
          <w:rFonts w:ascii="Times New Roman" w:hAnsi="Times New Roman" w:cs="Times New Roman"/>
          <w:i/>
          <w:iCs/>
          <w:sz w:val="24"/>
        </w:rPr>
        <w:t>RC</w:t>
      </w:r>
      <w:r>
        <w:rPr>
          <w:rFonts w:ascii="Times New Roman" w:hAnsi="Times New Roman" w:eastAsia="宋体" w:cs="Times New Roman"/>
          <w:sz w:val="24"/>
        </w:rPr>
        <w:t>.</w:t>
      </w:r>
    </w:p>
    <w:p w14:paraId="42E96338">
      <w:pPr>
        <w:suppressAutoHyphens/>
        <w:kinsoku w:val="0"/>
        <w:overflowPunct w:val="0"/>
        <w:autoSpaceDE w:val="0"/>
        <w:autoSpaceDN w:val="0"/>
        <w:adjustRightInd w:val="0"/>
        <w:snapToGrid w:val="0"/>
        <w:spacing w:line="360" w:lineRule="auto"/>
        <w:jc w:val="center"/>
        <w:rPr>
          <w:rFonts w:ascii="Times New Roman" w:hAnsi="Times New Roman" w:cs="Times New Roman"/>
          <w:sz w:val="24"/>
        </w:rPr>
      </w:pPr>
      <w:r>
        <w:rPr>
          <w:rFonts w:hint="eastAsia" w:ascii="Times New Roman" w:hAnsi="Times New Roman" w:cs="Times New Roman"/>
          <w:sz w:val="24"/>
        </w:rPr>
        <w:drawing>
          <wp:inline distT="0" distB="0" distL="114300" distR="114300">
            <wp:extent cx="5730875" cy="4051935"/>
            <wp:effectExtent l="0" t="0" r="9525" b="12065"/>
            <wp:docPr id="6" name="图片 6"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 5"/>
                    <pic:cNvPicPr>
                      <a:picLocks noChangeAspect="1"/>
                    </pic:cNvPicPr>
                  </pic:nvPicPr>
                  <pic:blipFill>
                    <a:blip r:embed="rId10"/>
                    <a:stretch>
                      <a:fillRect/>
                    </a:stretch>
                  </pic:blipFill>
                  <pic:spPr>
                    <a:xfrm>
                      <a:off x="0" y="0"/>
                      <a:ext cx="5730875" cy="4051935"/>
                    </a:xfrm>
                    <a:prstGeom prst="rect">
                      <a:avLst/>
                    </a:prstGeom>
                  </pic:spPr>
                </pic:pic>
              </a:graphicData>
            </a:graphic>
          </wp:inline>
        </w:drawing>
      </w:r>
    </w:p>
    <w:p w14:paraId="0E902DB1">
      <w:pPr>
        <w:pStyle w:val="3"/>
        <w:suppressAutoHyphens/>
        <w:kinsoku w:val="0"/>
        <w:overflowPunct w:val="0"/>
        <w:autoSpaceDE w:val="0"/>
        <w:autoSpaceDN w:val="0"/>
        <w:adjustRightInd w:val="0"/>
        <w:snapToGrid w:val="0"/>
        <w:spacing w:line="360" w:lineRule="auto"/>
        <w:jc w:val="center"/>
        <w:rPr>
          <w:rFonts w:ascii="Times New Roman" w:hAnsi="Times New Roman" w:cs="Times New Roman"/>
          <w:sz w:val="24"/>
        </w:rPr>
      </w:pPr>
      <w:r>
        <w:rPr>
          <w:rFonts w:ascii="Times New Roman" w:hAnsi="Times New Roman" w:cs="Times New Roman"/>
          <w:b/>
          <w:bCs/>
          <w:sz w:val="24"/>
        </w:rPr>
        <w:t xml:space="preserve">Figure </w:t>
      </w:r>
      <w:r>
        <w:rPr>
          <w:rFonts w:hint="eastAsia" w:ascii="Times New Roman" w:hAnsi="Times New Roman" w:cs="Times New Roman"/>
          <w:b/>
          <w:bCs/>
          <w:sz w:val="24"/>
        </w:rPr>
        <w:t>5</w:t>
      </w:r>
      <w:r>
        <w:rPr>
          <w:rFonts w:ascii="Times New Roman" w:hAnsi="Times New Roman" w:cs="Times New Roman"/>
          <w:b/>
          <w:bCs/>
          <w:sz w:val="24"/>
        </w:rPr>
        <w:t xml:space="preserve">. </w:t>
      </w:r>
      <w:r>
        <w:rPr>
          <w:rFonts w:hint="eastAsia" w:ascii="Times New Roman" w:hAnsi="Times New Roman" w:cs="Times New Roman"/>
          <w:sz w:val="24"/>
        </w:rPr>
        <w:t>A,</w:t>
      </w:r>
      <w:r>
        <w:rPr>
          <w:rFonts w:hint="eastAsia" w:ascii="Times New Roman" w:hAnsi="Times New Roman" w:cs="Times New Roman"/>
          <w:b/>
          <w:bCs/>
          <w:sz w:val="24"/>
        </w:rPr>
        <w:t xml:space="preserve"> </w:t>
      </w:r>
      <w:r>
        <w:rPr>
          <w:rFonts w:hint="eastAsia" w:ascii="Times New Roman" w:hAnsi="Times New Roman" w:cs="Times New Roman"/>
          <w:sz w:val="24"/>
        </w:rPr>
        <w:t xml:space="preserve">Flow chart of the simulation model. B, </w:t>
      </w:r>
      <w:r>
        <w:rPr>
          <w:rFonts w:ascii="Times New Roman" w:hAnsi="Times New Roman" w:cs="Times New Roman"/>
          <w:sz w:val="24"/>
        </w:rPr>
        <w:t>Sensitivity test diagram of other parameters</w:t>
      </w:r>
      <w:r>
        <w:rPr>
          <w:rFonts w:hint="eastAsia" w:ascii="Times New Roman" w:hAnsi="Times New Roman" w:cs="Times New Roman"/>
          <w:sz w:val="24"/>
        </w:rPr>
        <w:t>. C, Conceptual framework.</w:t>
      </w:r>
    </w:p>
    <w:p w14:paraId="4C35AAAE">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eastAsia="宋体" w:cs="Times New Roman"/>
          <w:sz w:val="24"/>
        </w:rPr>
        <w:t xml:space="preserve">After a period of time, the government begins to </w:t>
      </w:r>
      <w:r>
        <w:rPr>
          <w:rFonts w:hint="eastAsia" w:ascii="Times New Roman" w:hAnsi="Times New Roman" w:eastAsia="宋体" w:cs="Times New Roman"/>
          <w:sz w:val="24"/>
        </w:rPr>
        <w:t>refute</w:t>
      </w:r>
      <w:r>
        <w:rPr>
          <w:rFonts w:ascii="Times New Roman" w:hAnsi="Times New Roman" w:eastAsia="宋体" w:cs="Times New Roman"/>
          <w:sz w:val="24"/>
        </w:rPr>
        <w:t xml:space="preserve"> the rumors. As shown in Figure </w:t>
      </w:r>
      <w:r>
        <w:rPr>
          <w:rFonts w:hint="eastAsia" w:ascii="Times New Roman" w:hAnsi="Times New Roman" w:eastAsia="宋体" w:cs="Times New Roman"/>
          <w:sz w:val="24"/>
        </w:rPr>
        <w:t>4A</w:t>
      </w:r>
      <w:r>
        <w:rPr>
          <w:rFonts w:ascii="Times New Roman" w:hAnsi="Times New Roman" w:eastAsia="宋体" w:cs="Times New Roman"/>
          <w:sz w:val="24"/>
        </w:rPr>
        <w:t xml:space="preserve">, the black agent represents the government, and we simulate the delay in governmental rumor refutation by setting different time delays </w:t>
      </w:r>
      <w:r>
        <w:rPr>
          <w:rFonts w:hint="eastAsia" w:ascii="Times New Roman" w:hAnsi="Times New Roman" w:eastAsia="宋体" w:cs="Times New Roman"/>
          <w:sz w:val="24"/>
        </w:rPr>
        <w:t>for</w:t>
      </w:r>
      <w:r>
        <w:rPr>
          <w:rFonts w:ascii="Times New Roman" w:hAnsi="Times New Roman" w:eastAsia="宋体" w:cs="Times New Roman"/>
          <w:sz w:val="24"/>
        </w:rPr>
        <w:t xml:space="preserve"> governmental rumor refutation (</w:t>
      </w:r>
      <w:r>
        <w:rPr>
          <w:rFonts w:hint="eastAsia" w:ascii="Times New Roman" w:hAnsi="Times New Roman" w:eastAsia="宋体" w:cs="Times New Roman"/>
          <w:i/>
          <w:iCs/>
          <w:sz w:val="24"/>
        </w:rPr>
        <w:t>T_G</w:t>
      </w:r>
      <w:r>
        <w:rPr>
          <w:rFonts w:ascii="Times New Roman" w:hAnsi="Times New Roman" w:eastAsia="宋体" w:cs="Times New Roman"/>
          <w:sz w:val="24"/>
        </w:rPr>
        <w:t xml:space="preserve">). By adjusting </w:t>
      </w:r>
      <w:r>
        <w:rPr>
          <w:rFonts w:hint="eastAsia" w:ascii="Times New Roman" w:hAnsi="Times New Roman" w:eastAsia="宋体" w:cs="Times New Roman"/>
          <w:i/>
          <w:iCs/>
          <w:sz w:val="24"/>
        </w:rPr>
        <w:t>In-out</w:t>
      </w:r>
      <w:r>
        <w:rPr>
          <w:rFonts w:ascii="Times New Roman" w:hAnsi="Times New Roman" w:eastAsia="宋体" w:cs="Times New Roman"/>
          <w:sz w:val="24"/>
        </w:rPr>
        <w:t xml:space="preserve"> to </w:t>
      </w:r>
      <w:r>
        <w:rPr>
          <w:rFonts w:hint="eastAsia" w:ascii="Times New Roman" w:hAnsi="Times New Roman" w:eastAsia="宋体" w:cs="Times New Roman"/>
          <w:sz w:val="24"/>
        </w:rPr>
        <w:t xml:space="preserve">2, </w:t>
      </w:r>
      <w:r>
        <w:rPr>
          <w:rFonts w:ascii="Times New Roman" w:hAnsi="Times New Roman" w:eastAsia="宋体" w:cs="Times New Roman"/>
          <w:sz w:val="24"/>
        </w:rPr>
        <w:t>1</w:t>
      </w:r>
      <w:r>
        <w:rPr>
          <w:rFonts w:hint="eastAsia" w:ascii="Times New Roman" w:hAnsi="Times New Roman" w:eastAsia="宋体" w:cs="Times New Roman"/>
          <w:sz w:val="24"/>
        </w:rPr>
        <w:t>,</w:t>
      </w:r>
      <w:r>
        <w:rPr>
          <w:rFonts w:ascii="Times New Roman" w:hAnsi="Times New Roman" w:eastAsia="宋体" w:cs="Times New Roman"/>
          <w:sz w:val="24"/>
        </w:rPr>
        <w:t xml:space="preserve"> or 0, the government is positioned to refute rumors primarily inside the rumor cocoon, randomly within or outside the cocoon, or primarily outside the rumor cocoon, thereby representing different target groups of rumor refutation.</w:t>
      </w:r>
      <w:r>
        <w:rPr>
          <w:rFonts w:hint="eastAsia" w:ascii="Times New Roman" w:hAnsi="Times New Roman" w:eastAsia="宋体" w:cs="Times New Roman"/>
          <w:sz w:val="24"/>
        </w:rPr>
        <w:t xml:space="preserve"> </w:t>
      </w:r>
      <w:r>
        <w:rPr>
          <w:rFonts w:ascii="Times New Roman" w:hAnsi="Times New Roman" w:eastAsia="宋体" w:cs="Times New Roman"/>
          <w:sz w:val="24"/>
        </w:rPr>
        <w:t xml:space="preserve">At each tick in the rumor-dispelling process, the government moves one step in a random direction. If the government meets with </w:t>
      </w:r>
      <w:bookmarkStart w:id="52" w:name="OLE_LINK176"/>
      <w:r>
        <w:rPr>
          <w:rFonts w:ascii="Times New Roman" w:hAnsi="Times New Roman" w:eastAsia="宋体" w:cs="Times New Roman"/>
          <w:sz w:val="24"/>
        </w:rPr>
        <w:t>an SMP user</w:t>
      </w:r>
      <w:bookmarkEnd w:id="52"/>
      <w:r>
        <w:rPr>
          <w:rFonts w:ascii="Times New Roman" w:hAnsi="Times New Roman" w:eastAsia="宋体" w:cs="Times New Roman"/>
          <w:sz w:val="24"/>
        </w:rPr>
        <w:t xml:space="preserve"> (blue </w:t>
      </w:r>
      <w:r>
        <w:rPr>
          <w:rFonts w:hint="eastAsia" w:ascii="Times New Roman" w:hAnsi="Times New Roman" w:eastAsia="宋体" w:cs="Times New Roman"/>
          <w:sz w:val="24"/>
        </w:rPr>
        <w:t>or</w:t>
      </w:r>
      <w:r>
        <w:rPr>
          <w:rFonts w:ascii="Times New Roman" w:hAnsi="Times New Roman" w:eastAsia="宋体" w:cs="Times New Roman"/>
          <w:sz w:val="24"/>
        </w:rPr>
        <w:t xml:space="preserve"> green agents), a </w:t>
      </w:r>
      <w:r>
        <w:rPr>
          <w:rFonts w:ascii="Times New Roman" w:hAnsi="Times New Roman" w:cs="Times New Roman"/>
          <w:sz w:val="24"/>
        </w:rPr>
        <w:t>random value</w:t>
      </w:r>
      <w:r>
        <w:rPr>
          <w:rFonts w:ascii="Times New Roman" w:hAnsi="Times New Roman" w:eastAsia="宋体" w:cs="Times New Roman"/>
          <w:sz w:val="24"/>
        </w:rPr>
        <w:t xml:space="preserve"> ranging from 0 to 1 is generated. If the random number </w:t>
      </w:r>
      <w:r>
        <w:rPr>
          <w:rFonts w:hint="eastAsia" w:ascii="Times New Roman" w:hAnsi="Times New Roman" w:eastAsia="宋体" w:cs="Times New Roman"/>
          <w:sz w:val="24"/>
        </w:rPr>
        <w:t>exceeds</w:t>
      </w:r>
      <w:r>
        <w:rPr>
          <w:rFonts w:ascii="Times New Roman" w:hAnsi="Times New Roman" w:eastAsia="宋体" w:cs="Times New Roman"/>
          <w:sz w:val="24"/>
        </w:rPr>
        <w:t xml:space="preserve"> government credibility (</w:t>
      </w:r>
      <w:r>
        <w:rPr>
          <w:rFonts w:hint="eastAsia" w:ascii="Times New Roman" w:hAnsi="Times New Roman" w:eastAsia="宋体" w:cs="Times New Roman"/>
          <w:i/>
          <w:iCs/>
          <w:sz w:val="24"/>
        </w:rPr>
        <w:t>GT</w:t>
      </w:r>
      <w:r>
        <w:rPr>
          <w:rFonts w:ascii="Times New Roman" w:hAnsi="Times New Roman" w:eastAsia="宋体" w:cs="Times New Roman"/>
          <w:sz w:val="24"/>
        </w:rPr>
        <w:t xml:space="preserve">), </w:t>
      </w:r>
      <w:bookmarkStart w:id="53" w:name="OLE_LINK154"/>
      <w:r>
        <w:rPr>
          <w:rFonts w:hint="eastAsia" w:ascii="Times New Roman" w:hAnsi="Times New Roman" w:eastAsia="宋体" w:cs="Times New Roman"/>
          <w:sz w:val="24"/>
        </w:rPr>
        <w:t xml:space="preserve">this </w:t>
      </w:r>
      <w:r>
        <w:rPr>
          <w:rFonts w:ascii="Times New Roman" w:hAnsi="Times New Roman" w:eastAsia="宋体" w:cs="Times New Roman"/>
          <w:sz w:val="24"/>
        </w:rPr>
        <w:t>user</w:t>
      </w:r>
      <w:bookmarkEnd w:id="53"/>
      <w:r>
        <w:rPr>
          <w:rFonts w:ascii="Times New Roman" w:hAnsi="Times New Roman" w:eastAsia="宋体" w:cs="Times New Roman"/>
          <w:sz w:val="24"/>
        </w:rPr>
        <w:t xml:space="preserve"> </w:t>
      </w:r>
      <w:r>
        <w:rPr>
          <w:rFonts w:hint="eastAsia" w:ascii="Times New Roman" w:hAnsi="Times New Roman" w:eastAsia="宋体" w:cs="Times New Roman"/>
          <w:sz w:val="24"/>
        </w:rPr>
        <w:t>w</w:t>
      </w:r>
      <w:r>
        <w:rPr>
          <w:rFonts w:ascii="Times New Roman" w:hAnsi="Times New Roman" w:eastAsia="宋体" w:cs="Times New Roman"/>
          <w:sz w:val="24"/>
        </w:rPr>
        <w:t>ill no</w:t>
      </w:r>
      <w:r>
        <w:rPr>
          <w:rFonts w:hint="eastAsia" w:ascii="Times New Roman" w:hAnsi="Times New Roman" w:eastAsia="宋体" w:cs="Times New Roman"/>
          <w:sz w:val="24"/>
        </w:rPr>
        <w:t xml:space="preserve">t change their belief in </w:t>
      </w:r>
      <w:r>
        <w:rPr>
          <w:rFonts w:ascii="Times New Roman" w:hAnsi="Times New Roman" w:eastAsia="宋体" w:cs="Times New Roman"/>
          <w:sz w:val="24"/>
        </w:rPr>
        <w:t xml:space="preserve">the </w:t>
      </w:r>
      <w:r>
        <w:rPr>
          <w:rFonts w:hint="eastAsia" w:ascii="Times New Roman" w:hAnsi="Times New Roman" w:eastAsia="宋体" w:cs="Times New Roman"/>
          <w:sz w:val="24"/>
        </w:rPr>
        <w:t xml:space="preserve">rumor. </w:t>
      </w:r>
      <w:r>
        <w:rPr>
          <w:rFonts w:ascii="Times New Roman" w:hAnsi="Times New Roman" w:eastAsia="宋体" w:cs="Times New Roman"/>
          <w:sz w:val="24"/>
        </w:rPr>
        <w:t xml:space="preserve">Conversely, if the random number </w:t>
      </w:r>
      <w:r>
        <w:rPr>
          <w:rFonts w:hint="eastAsia" w:ascii="Times New Roman" w:hAnsi="Times New Roman" w:eastAsia="宋体" w:cs="Times New Roman"/>
          <w:sz w:val="24"/>
        </w:rPr>
        <w:t>falls below</w:t>
      </w:r>
      <w:r>
        <w:rPr>
          <w:rFonts w:ascii="Times New Roman" w:hAnsi="Times New Roman" w:eastAsia="宋体" w:cs="Times New Roman"/>
          <w:sz w:val="24"/>
        </w:rPr>
        <w:t xml:space="preserve"> </w:t>
      </w:r>
      <w:r>
        <w:rPr>
          <w:rFonts w:hint="eastAsia" w:ascii="Times New Roman" w:hAnsi="Times New Roman" w:eastAsia="宋体" w:cs="Times New Roman"/>
          <w:i/>
          <w:iCs/>
          <w:sz w:val="24"/>
        </w:rPr>
        <w:t>GT</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the agent </w:t>
      </w:r>
      <w:r>
        <w:rPr>
          <w:rFonts w:ascii="Times New Roman" w:hAnsi="Times New Roman" w:eastAsia="宋体" w:cs="Times New Roman"/>
          <w:sz w:val="24"/>
        </w:rPr>
        <w:t xml:space="preserve">will choose to believe the government’s </w:t>
      </w:r>
      <w:r>
        <w:rPr>
          <w:rFonts w:hint="eastAsia" w:ascii="Times New Roman" w:hAnsi="Times New Roman" w:eastAsia="宋体" w:cs="Times New Roman"/>
          <w:sz w:val="24"/>
        </w:rPr>
        <w:t>refutation</w:t>
      </w:r>
      <w:r>
        <w:rPr>
          <w:rFonts w:ascii="Times New Roman" w:hAnsi="Times New Roman" w:eastAsia="宋体" w:cs="Times New Roman"/>
          <w:sz w:val="24"/>
        </w:rPr>
        <w:t xml:space="preserve"> and will not believe the rumor anymore. Subsequently, another random value between 0 and 1 is generated. I</w:t>
      </w:r>
      <w:r>
        <w:rPr>
          <w:rFonts w:ascii="Times New Roman" w:hAnsi="Times New Roman" w:cs="Times New Roman"/>
          <w:sz w:val="24"/>
        </w:rPr>
        <w:t>f th</w:t>
      </w:r>
      <w:r>
        <w:rPr>
          <w:rFonts w:hint="eastAsia" w:ascii="Times New Roman" w:hAnsi="Times New Roman" w:cs="Times New Roman"/>
          <w:sz w:val="24"/>
        </w:rPr>
        <w:t>is value</w:t>
      </w:r>
      <w:r>
        <w:rPr>
          <w:rFonts w:ascii="Times New Roman" w:hAnsi="Times New Roman" w:cs="Times New Roman"/>
          <w:sz w:val="24"/>
        </w:rPr>
        <w:t xml:space="preserve"> </w:t>
      </w:r>
      <w:r>
        <w:rPr>
          <w:rFonts w:ascii="Times New Roman" w:hAnsi="Times New Roman" w:eastAsia="宋体" w:cs="Times New Roman"/>
          <w:sz w:val="24"/>
        </w:rPr>
        <w:t xml:space="preserve">is less than </w:t>
      </w:r>
      <w:r>
        <w:rPr>
          <w:rFonts w:hint="eastAsia" w:ascii="Times New Roman" w:hAnsi="Times New Roman" w:eastAsia="宋体" w:cs="Times New Roman"/>
          <w:i/>
          <w:iCs/>
          <w:sz w:val="24"/>
        </w:rPr>
        <w:t>RF</w:t>
      </w:r>
      <w:r>
        <w:rPr>
          <w:rFonts w:ascii="Times New Roman" w:hAnsi="Times New Roman" w:eastAsia="宋体" w:cs="Times New Roman"/>
          <w:sz w:val="24"/>
        </w:rPr>
        <w:t xml:space="preserve">, the </w:t>
      </w:r>
      <w:r>
        <w:rPr>
          <w:rFonts w:hint="eastAsia" w:ascii="Times New Roman" w:hAnsi="Times New Roman" w:eastAsia="宋体" w:cs="Times New Roman"/>
          <w:sz w:val="24"/>
        </w:rPr>
        <w:t>agent</w:t>
      </w:r>
      <w:r>
        <w:rPr>
          <w:rFonts w:ascii="Times New Roman" w:hAnsi="Times New Roman" w:eastAsia="宋体" w:cs="Times New Roman"/>
          <w:sz w:val="24"/>
        </w:rPr>
        <w:t xml:space="preserve"> forwards </w:t>
      </w:r>
      <w:r>
        <w:rPr>
          <w:rFonts w:ascii="Times New Roman" w:hAnsi="Times New Roman" w:cs="Times New Roman"/>
          <w:sz w:val="24"/>
        </w:rPr>
        <w:t xml:space="preserve">rumor-refuting information; otherwise, </w:t>
      </w:r>
      <w:r>
        <w:rPr>
          <w:rFonts w:hint="eastAsia" w:ascii="Times New Roman" w:hAnsi="Times New Roman" w:cs="Times New Roman"/>
          <w:sz w:val="24"/>
        </w:rPr>
        <w:t>it</w:t>
      </w:r>
      <w:r>
        <w:rPr>
          <w:rFonts w:ascii="Times New Roman" w:hAnsi="Times New Roman" w:cs="Times New Roman"/>
          <w:sz w:val="24"/>
        </w:rPr>
        <w:t xml:space="preserve"> d</w:t>
      </w:r>
      <w:r>
        <w:rPr>
          <w:rFonts w:hint="eastAsia" w:ascii="Times New Roman" w:hAnsi="Times New Roman" w:cs="Times New Roman"/>
          <w:sz w:val="24"/>
        </w:rPr>
        <w:t>oes</w:t>
      </w:r>
      <w:r>
        <w:rPr>
          <w:rFonts w:ascii="Times New Roman" w:hAnsi="Times New Roman" w:cs="Times New Roman"/>
          <w:sz w:val="24"/>
        </w:rPr>
        <w:t xml:space="preserve"> not.</w:t>
      </w:r>
      <w:r>
        <w:rPr>
          <w:rFonts w:hint="eastAsia" w:ascii="Times New Roman" w:hAnsi="Times New Roman" w:cs="Times New Roman"/>
          <w:sz w:val="24"/>
        </w:rPr>
        <w:t xml:space="preserve"> </w:t>
      </w:r>
    </w:p>
    <w:p w14:paraId="41E1A4B6">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Finally, </w:t>
      </w:r>
      <w:r>
        <w:rPr>
          <w:rFonts w:hint="eastAsia" w:ascii="Times New Roman" w:hAnsi="Times New Roman" w:cs="Times New Roman"/>
          <w:sz w:val="24"/>
        </w:rPr>
        <w:t>upon completion of 400 ticks by all agents, the</w:t>
      </w:r>
      <w:r>
        <w:rPr>
          <w:rFonts w:ascii="Times New Roman" w:hAnsi="Times New Roman" w:cs="Times New Roman"/>
          <w:sz w:val="24"/>
        </w:rPr>
        <w:t xml:space="preserve"> agents</w:t>
      </w:r>
      <w:r>
        <w:rPr>
          <w:rFonts w:hint="eastAsia" w:ascii="Times New Roman" w:hAnsi="Times New Roman" w:cs="Times New Roman"/>
          <w:sz w:val="24"/>
        </w:rPr>
        <w:t xml:space="preserve"> cease movement and proceed to the next simulation, which is reset to the time prior to the rumor occurrence. At the beginning of each simulation run, the positions of all SMP users and the government agent were randomly initialized. For each simulation run, we calculated the mean </w:t>
      </w:r>
      <w:r>
        <w:rPr>
          <w:rFonts w:hint="eastAsia" w:ascii="Times New Roman" w:hAnsi="Times New Roman" w:cs="Times New Roman"/>
          <w:i/>
          <w:iCs/>
          <w:sz w:val="24"/>
        </w:rPr>
        <w:t>TBU</w:t>
      </w:r>
      <w:r>
        <w:rPr>
          <w:rFonts w:hint="eastAsia" w:ascii="Times New Roman" w:hAnsi="Times New Roman" w:cs="Times New Roman"/>
          <w:sz w:val="24"/>
        </w:rPr>
        <w:t xml:space="preserve"> across all agents who updated their beliefs after the governmental rebuttal. This run-level mean </w:t>
      </w:r>
      <w:r>
        <w:rPr>
          <w:rFonts w:hint="eastAsia" w:ascii="Times New Roman" w:hAnsi="Times New Roman" w:cs="Times New Roman"/>
          <w:i/>
          <w:iCs/>
          <w:sz w:val="24"/>
        </w:rPr>
        <w:t>TBU</w:t>
      </w:r>
      <w:r>
        <w:rPr>
          <w:rFonts w:hint="eastAsia" w:ascii="Times New Roman" w:hAnsi="Times New Roman" w:cs="Times New Roman"/>
          <w:sz w:val="24"/>
        </w:rPr>
        <w:t xml:space="preserve"> was used as one observation in the regression analysis. The final dataset contained 81,000 stochastic simulation replications nested within 405 unique parameter combinations of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i/>
          <w:iCs/>
          <w:sz w:val="24"/>
        </w:rPr>
        <w:t>, T_G, In-out</w:t>
      </w:r>
      <w:r>
        <w:rPr>
          <w:rFonts w:hint="eastAsia" w:ascii="Times New Roman" w:hAnsi="Times New Roman" w:cs="Times New Roman"/>
          <w:sz w:val="24"/>
        </w:rPr>
        <w:t xml:space="preserve">, and </w:t>
      </w:r>
      <w:r>
        <w:rPr>
          <w:rFonts w:hint="eastAsia" w:ascii="Times New Roman" w:hAnsi="Times New Roman" w:cs="Times New Roman"/>
          <w:i/>
          <w:iCs/>
          <w:sz w:val="24"/>
        </w:rPr>
        <w:t>GT</w:t>
      </w:r>
      <w:r>
        <w:rPr>
          <w:rFonts w:hint="eastAsia" w:ascii="Times New Roman" w:hAnsi="Times New Roman" w:cs="Times New Roman"/>
          <w:sz w:val="24"/>
        </w:rPr>
        <w:t>. Because repeated simulation runs under the same parameter combination are not fully independent, standard errors were clustered at the parameter-combination level. This approach accounts for the nested simulation structure while summarizing how TBU varies across systematically generated governance scenarios. The detailed flowchart of the simulation model is shown in Figure 5A.</w:t>
      </w:r>
    </w:p>
    <w:p w14:paraId="0878A93F">
      <w:pPr>
        <w:suppressAutoHyphens/>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w:t>
      </w:r>
      <w:r>
        <w:rPr>
          <w:rFonts w:hint="eastAsia" w:ascii="Times New Roman" w:hAnsi="Times New Roman" w:cs="Times New Roman"/>
          <w:b/>
          <w:bCs/>
          <w:sz w:val="24"/>
        </w:rPr>
        <w:t>3</w:t>
      </w:r>
      <w:r>
        <w:rPr>
          <w:rFonts w:ascii="Times New Roman" w:hAnsi="Times New Roman" w:cs="Times New Roman"/>
          <w:b/>
          <w:bCs/>
          <w:sz w:val="24"/>
        </w:rPr>
        <w:t>. Sensitivity analysis of the parameters</w:t>
      </w:r>
    </w:p>
    <w:p w14:paraId="1801822C">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position w:val="-12"/>
          <w:sz w:val="24"/>
        </w:rPr>
      </w:pPr>
      <w:r>
        <w:rPr>
          <w:rFonts w:ascii="Times New Roman" w:hAnsi="Times New Roman" w:cs="Times New Roman"/>
          <w:sz w:val="24"/>
        </w:rPr>
        <w:t xml:space="preserve">Sensitivity analysis reveals changes in </w:t>
      </w:r>
      <w:r>
        <w:rPr>
          <w:rFonts w:ascii="Times New Roman" w:hAnsi="Times New Roman" w:eastAsia="宋体" w:cs="Times New Roman"/>
          <w:sz w:val="24"/>
        </w:rPr>
        <w:t xml:space="preserve">the dependent variable by changing </w:t>
      </w:r>
      <w:r>
        <w:rPr>
          <w:rFonts w:ascii="Times New Roman" w:hAnsi="Times New Roman" w:cs="Times New Roman"/>
          <w:sz w:val="24"/>
        </w:rPr>
        <w:t>specific variables</w:t>
      </w:r>
      <w:r>
        <w:rPr>
          <w:rFonts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{"citationID":"LSbS5Pb8","properties":{"unsorted":false,"formattedCitation":"[35]","plainCitation":"[35]","noteIndex":0},"citationItems":[{"id":1108,"uris":["http://zotero.org/users/11769009/items/8IEP9WD8"],"itemData":{"id":1108,"type":"article-journal","abstract":"Agent-based models (ABMs) are increasingly used in the management sciences. Though useful, ABMs are often critiqued: it is hard to discern why they produce the results they do and whether other assumptions would yield similar results. To help researchers address such critiques, we propose a systematic approach to conducting sensitivity analyses of ABMs. Our approach deals with a feature that can complicate sensitivity analyses: most ABMs include important non-parametric elements, while most sensitivity analysis methods are designed for parametric elements only. The approach moves from charting out the elements of an ABM through identifying the goal of the sensitivity analysis to specifying a method for the analysis. We focus on four common goals of sensitivity analysis: determining whether results are robust, which elements have the greatest impact on outcomes, how elements interact to shape outcomes, and which direction outcomes move when elements change. For the first three goals, we suggest a combination of randomized finite change indices calculation through a factorial design. For direction of change, we propose a modification of individual conditional expectation (ICE) plots to account for the stochastic nature of the ABM response. We illustrate our approach using the Garbage Can Model, a classic ABM that examines how organizations make decisions.","container-title":"Computational and Mathematical Organization Theory","DOI":"10.1007/s10588-021-09358-5","ISSN":"1572-9346","issue":"1","journalAbbreviation":"Computational and Mathematical Organization Theory","page":"52-94","title":"Sensitivity analysis of agent-based models: a new protocol","volume":"28","author":[{"family":"Borgonovo","given":"Emanuele"},{"family":"Pangallo","given":"Marco"},{"family":"Rivkin","given":"Jan"},{"family":"Rizzo","given":"Leonardo"},{"family":"Siggelkow","given":"Nicolaj"}],"issued":{"date-parts":[["2022",3,1]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[35]</w:t>
      </w:r>
      <w:r>
        <w:rPr>
          <w:rFonts w:ascii="Times New Roman" w:hAnsi="Times New Roman" w:cs="Times New Roman"/>
          <w:sz w:val="24"/>
          <w:vertAlign w:val="superscript"/>
        </w:rPr>
        <w:fldChar w:fldCharType="end"/>
      </w:r>
      <w:r>
        <w:rPr>
          <w:rFonts w:ascii="Times New Roman" w:hAnsi="Times New Roman" w:cs="Times New Roman"/>
          <w:sz w:val="24"/>
        </w:rPr>
        <w:t xml:space="preserve">. To verify the </w:t>
      </w:r>
      <w:r>
        <w:rPr>
          <w:rFonts w:hint="eastAsia" w:ascii="Times New Roman" w:hAnsi="Times New Roman" w:cs="Times New Roman"/>
          <w:sz w:val="24"/>
        </w:rPr>
        <w:t>robustness</w:t>
      </w:r>
      <w:r>
        <w:rPr>
          <w:rFonts w:ascii="Times New Roman" w:hAnsi="Times New Roman" w:cs="Times New Roman"/>
          <w:sz w:val="24"/>
        </w:rPr>
        <w:t xml:space="preserve"> and sensitivity of the model, a sensitivity analysis was conducted by adjusting other parameters. The specific parameter values are shown in Table </w:t>
      </w:r>
      <w:r>
        <w:rPr>
          <w:rFonts w:hint="eastAsia" w:ascii="Times New Roman" w:hAnsi="Times New Roman" w:cs="Times New Roman"/>
          <w:sz w:val="24"/>
        </w:rPr>
        <w:t>S2</w:t>
      </w:r>
      <w:r>
        <w:rPr>
          <w:rFonts w:ascii="Times New Roman" w:hAnsi="Times New Roman" w:cs="Times New Roman"/>
          <w:sz w:val="24"/>
        </w:rPr>
        <w:t>.</w:t>
      </w:r>
    </w:p>
    <w:p w14:paraId="0CEB92E0">
      <w:pPr>
        <w:suppressAutoHyphens/>
        <w:spacing w:line="360" w:lineRule="auto"/>
        <w:ind w:firstLine="480" w:firstLineChars="200"/>
        <w:rPr>
          <w:rFonts w:ascii="Times New Roman" w:hAnsi="Times New Roman" w:cs="Times New Roman"/>
          <w:position w:val="-12"/>
          <w:sz w:val="24"/>
        </w:rPr>
      </w:pPr>
      <w:r>
        <w:rPr>
          <w:rFonts w:ascii="Times New Roman" w:hAnsi="Times New Roman" w:cs="Times New Roman"/>
          <w:position w:val="-12"/>
          <w:sz w:val="24"/>
        </w:rPr>
        <w:t xml:space="preserve">As shown in Figure </w:t>
      </w:r>
      <w:r>
        <w:rPr>
          <w:rFonts w:hint="eastAsia" w:ascii="Times New Roman" w:hAnsi="Times New Roman" w:cs="Times New Roman"/>
          <w:position w:val="-12"/>
          <w:sz w:val="24"/>
        </w:rPr>
        <w:t>5B</w:t>
      </w:r>
      <w:r>
        <w:rPr>
          <w:rFonts w:ascii="Times New Roman" w:hAnsi="Times New Roman" w:cs="Times New Roman"/>
          <w:position w:val="-12"/>
          <w:sz w:val="24"/>
        </w:rPr>
        <w:t xml:space="preserve">, </w:t>
      </w:r>
      <w:r>
        <w:rPr>
          <w:rFonts w:hint="eastAsia" w:ascii="Times New Roman" w:hAnsi="Times New Roman" w:cs="Times New Roman"/>
          <w:position w:val="-12"/>
          <w:sz w:val="24"/>
        </w:rPr>
        <w:t>we test</w:t>
      </w:r>
      <w:r>
        <w:rPr>
          <w:rFonts w:ascii="Times New Roman" w:hAnsi="Times New Roman" w:cs="Times New Roman"/>
          <w:position w:val="-12"/>
          <w:sz w:val="24"/>
        </w:rPr>
        <w:t>ed</w:t>
      </w:r>
      <w:r>
        <w:rPr>
          <w:rFonts w:hint="eastAsia" w:ascii="Times New Roman" w:hAnsi="Times New Roman" w:cs="Times New Roman"/>
          <w:position w:val="-12"/>
          <w:sz w:val="24"/>
        </w:rPr>
        <w:t xml:space="preserve"> the robustness and sensitivity of the simulation model by controlling other parameters</w:t>
      </w:r>
      <w:r>
        <w:rPr>
          <w:rFonts w:ascii="Times New Roman" w:hAnsi="Times New Roman" w:cs="Times New Roman"/>
          <w:position w:val="-12"/>
          <w:sz w:val="24"/>
        </w:rPr>
        <w:t>, keeping them</w:t>
      </w:r>
      <w:r>
        <w:rPr>
          <w:rFonts w:hint="eastAsia" w:ascii="Times New Roman" w:hAnsi="Times New Roman" w:cs="Times New Roman"/>
          <w:position w:val="-12"/>
          <w:sz w:val="24"/>
        </w:rPr>
        <w:t xml:space="preserve"> constant while only changing the size of one parameter. The sensitivity analysis examined whether the main simulated patterns remained stable when key background parameters varied within plausible ranges. Specifically, we varied </w:t>
      </w:r>
      <w:r>
        <w:rPr>
          <w:rFonts w:hint="eastAsia" w:ascii="Times New Roman" w:hAnsi="Times New Roman" w:cs="Times New Roman"/>
          <w:i/>
          <w:iCs/>
          <w:position w:val="-12"/>
          <w:sz w:val="24"/>
        </w:rPr>
        <w:t>NF, PR, RI</w:t>
      </w:r>
      <w:r>
        <w:rPr>
          <w:rFonts w:hint="eastAsia" w:ascii="Times New Roman" w:hAnsi="Times New Roman" w:cs="Times New Roman"/>
          <w:position w:val="-12"/>
          <w:sz w:val="24"/>
        </w:rPr>
        <w:t xml:space="preserve">, and </w:t>
      </w:r>
      <w:r>
        <w:rPr>
          <w:rFonts w:hint="eastAsia" w:ascii="Times New Roman" w:hAnsi="Times New Roman" w:cs="Times New Roman"/>
          <w:i/>
          <w:iCs/>
          <w:position w:val="-12"/>
          <w:sz w:val="24"/>
        </w:rPr>
        <w:t>UA</w:t>
      </w:r>
      <w:r>
        <w:rPr>
          <w:rFonts w:hint="eastAsia" w:ascii="Times New Roman" w:hAnsi="Times New Roman" w:cs="Times New Roman"/>
          <w:position w:val="-12"/>
          <w:sz w:val="24"/>
        </w:rPr>
        <w:t xml:space="preserve"> while holding other parameters constant. The results show that changes in these background parameters affected the magnitude of the Trust and Trust_not curves but did not alter their overall temporal patterns. This suggests that the main simulated dynamics are not driven by a single calibration of rumor-source or recipient characteristics.</w:t>
      </w:r>
    </w:p>
    <w:p w14:paraId="446E5A64">
      <w:pPr>
        <w:suppressAutoHyphens/>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hint="eastAsia" w:ascii="Times New Roman" w:hAnsi="Times New Roman" w:cs="Times New Roman"/>
          <w:b/>
          <w:bCs/>
          <w:sz w:val="24"/>
        </w:rPr>
        <w:t>3</w:t>
      </w:r>
      <w:r>
        <w:rPr>
          <w:rFonts w:ascii="Times New Roman" w:hAnsi="Times New Roman" w:cs="Times New Roman"/>
          <w:b/>
          <w:bCs/>
          <w:sz w:val="24"/>
        </w:rPr>
        <w:t>.</w:t>
      </w:r>
      <w:r>
        <w:rPr>
          <w:rFonts w:hint="eastAsia" w:ascii="Times New Roman" w:hAnsi="Times New Roman" w:cs="Times New Roman"/>
          <w:b/>
          <w:bCs/>
          <w:sz w:val="24"/>
        </w:rPr>
        <w:t>4.</w:t>
      </w:r>
      <w:r>
        <w:rPr>
          <w:rFonts w:ascii="Times New Roman" w:hAnsi="Times New Roman" w:cs="Times New Roman"/>
          <w:b/>
          <w:bCs/>
          <w:sz w:val="24"/>
        </w:rPr>
        <w:t xml:space="preserve"> Regression analysis of simulation outcomes</w:t>
      </w:r>
    </w:p>
    <w:p w14:paraId="588E7EF3">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Finally, we analyzed the simulation outputs using multiple linear regression. This approach has been widely used to analyze simulation outcomes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{"citationID":"jRR5RgW3","properties":{"unsorted":false,"formattedCitation":"[36]","plainCitation":"[36]","noteIndex":0},"citationItems":[{"id":463,"uris":["http://zotero.org/users/11769009/items/NCZN4U45"],"itemData":{"id":463,"type":"article-journal","abstract":"In this paper, based on growth and preferential attachment mechanism, we give a network generation model aiming at generating networks with community structure. There are three characteristics for the networks generated by the generation model. The first is that the community sizes can be nonuniform. The second is that there are bridge hubs in each community. The third is that the strength of community structure is adjustable. Next, we investigate rumor propagation behavior on the generated networks by performing Monte Carlo simulations to reveal the influence of bridge hubs, nonuniformity of community sizes and the strength of community structure on the dynamic behavior of the rumor propagation. We find that bridge hubs have outstanding performance in propagation speed and propagation size, and larger modularity can reduce rumor propagation. Furthermore, when the decay rate of rumor spreading β is large, the final density of the stiflers is larger if the rumor originates in larger community. Additionally, when on networks with different strengths of community structure, rumor propagation exhibits greater difference in the density of stiflers and in the peak prevalence if the decay rate β is larger.","container-title":"Physica A: Statistical Mechanics and its Applications","DOI":"10.1016/j.physa.2017.05.006","ISSN":"0378-4371","journalAbbreviation":"Physica A: Statistical Mechanics and its Applications","page":"375-385","source":"ScienceDirect","title":"Rumor propagation on networks with community structure","volume":"483","author":[{"family":"Zhang","given":"Ruixia"},{"family":"Li","given":"Deyu"}],"issued":{"date-parts":[["2017",10,1]]}}}],"schema":"https://github.com/citation-style-language/schema/raw/master/csl-citation.json"}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[36]</w:t>
      </w:r>
      <w:r>
        <w:rPr>
          <w:rFonts w:ascii="Times New Roman" w:hAnsi="Times New Roman" w:cs="Times New Roman"/>
          <w:sz w:val="24"/>
          <w:vertAlign w:val="superscript"/>
        </w:rPr>
        <w:fldChar w:fldCharType="end"/>
      </w:r>
      <w:r>
        <w:rPr>
          <w:rFonts w:hint="eastAsia" w:ascii="Times New Roman" w:hAnsi="Times New Roman" w:cs="Times New Roman"/>
          <w:sz w:val="24"/>
        </w:rPr>
        <w:t xml:space="preserve">. The analysis aimed to summarize how </w:t>
      </w:r>
      <w:r>
        <w:rPr>
          <w:rFonts w:hint="eastAsia" w:ascii="Times New Roman" w:hAnsi="Times New Roman" w:cs="Times New Roman"/>
          <w:i/>
          <w:iCs/>
          <w:sz w:val="24"/>
        </w:rPr>
        <w:t>TBU</w:t>
      </w:r>
      <w:r>
        <w:rPr>
          <w:rFonts w:hint="eastAsia" w:ascii="Times New Roman" w:hAnsi="Times New Roman" w:cs="Times New Roman"/>
          <w:sz w:val="24"/>
        </w:rPr>
        <w:t xml:space="preserve"> varies with </w:t>
      </w:r>
      <w:r>
        <w:rPr>
          <w:rFonts w:hint="eastAsia" w:ascii="Times New Roman" w:hAnsi="Times New Roman" w:cs="Times New Roman"/>
          <w:i/>
          <w:iCs/>
          <w:sz w:val="24"/>
        </w:rPr>
        <w:t>GT, T_G</w:t>
      </w:r>
      <w:r>
        <w:rPr>
          <w:rFonts w:hint="eastAsia" w:ascii="Times New Roman" w:hAnsi="Times New Roman" w:cs="Times New Roman"/>
          <w:sz w:val="24"/>
        </w:rPr>
        <w:t xml:space="preserve">, and </w:t>
      </w:r>
      <w:r>
        <w:rPr>
          <w:rFonts w:hint="eastAsia" w:ascii="Times New Roman" w:hAnsi="Times New Roman" w:cs="Times New Roman"/>
          <w:i/>
          <w:iCs/>
          <w:sz w:val="24"/>
        </w:rPr>
        <w:t>In-out</w:t>
      </w:r>
      <w:r>
        <w:rPr>
          <w:rFonts w:hint="eastAsia" w:ascii="Times New Roman" w:hAnsi="Times New Roman" w:cs="Times New Roman"/>
          <w:sz w:val="24"/>
        </w:rPr>
        <w:t xml:space="preserve"> under different levels of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sz w:val="24"/>
        </w:rPr>
        <w:t xml:space="preserve">. We first estimated a baseline model with </w:t>
      </w:r>
      <w:r>
        <w:rPr>
          <w:rFonts w:hint="eastAsia" w:ascii="Times New Roman" w:hAnsi="Times New Roman" w:cs="Times New Roman"/>
          <w:i/>
          <w:iCs/>
          <w:sz w:val="24"/>
        </w:rPr>
        <w:t xml:space="preserve">TBU </w:t>
      </w:r>
      <w:r>
        <w:rPr>
          <w:rFonts w:hint="eastAsia" w:ascii="Times New Roman" w:hAnsi="Times New Roman" w:cs="Times New Roman"/>
          <w:sz w:val="24"/>
        </w:rPr>
        <w:t xml:space="preserve">as the dependent variable and </w:t>
      </w:r>
      <w:r>
        <w:rPr>
          <w:rFonts w:hint="eastAsia" w:ascii="Times New Roman" w:hAnsi="Times New Roman" w:eastAsia="宋体" w:cs="Times New Roman"/>
          <w:i/>
          <w:iCs/>
          <w:sz w:val="24"/>
        </w:rPr>
        <w:t>GT</w:t>
      </w:r>
      <w:r>
        <w:rPr>
          <w:rFonts w:hint="eastAsia" w:ascii="Times New Roman" w:hAnsi="Times New Roman" w:cs="Times New Roman"/>
          <w:sz w:val="24"/>
        </w:rPr>
        <w:t xml:space="preserve">, </w:t>
      </w:r>
      <w:r>
        <w:rPr>
          <w:rFonts w:hint="eastAsia" w:ascii="Times New Roman" w:hAnsi="Times New Roman" w:eastAsia="宋体" w:cs="Times New Roman"/>
          <w:i/>
          <w:iCs/>
          <w:sz w:val="24"/>
        </w:rPr>
        <w:t>T_G</w:t>
      </w:r>
      <w:r>
        <w:rPr>
          <w:rFonts w:ascii="Times New Roman" w:hAnsi="Times New Roman" w:eastAsia="宋体" w:cs="Times New Roman"/>
          <w:sz w:val="24"/>
        </w:rPr>
        <w:t>, and</w:t>
      </w:r>
      <w:r>
        <w:rPr>
          <w:rFonts w:hint="eastAsia" w:ascii="Times New Roman" w:hAnsi="Times New Roman" w:eastAsia="宋体" w:cs="Times New Roman"/>
          <w:sz w:val="24"/>
        </w:rPr>
        <w:t xml:space="preserve"> </w:t>
      </w:r>
      <w:r>
        <w:rPr>
          <w:rFonts w:hint="eastAsia" w:ascii="Times New Roman" w:hAnsi="Times New Roman" w:eastAsia="宋体" w:cs="Times New Roman"/>
          <w:i/>
          <w:iCs/>
          <w:sz w:val="24"/>
        </w:rPr>
        <w:t xml:space="preserve">In-out </w:t>
      </w:r>
      <w:r>
        <w:rPr>
          <w:rFonts w:hint="eastAsia" w:ascii="Times New Roman" w:hAnsi="Times New Roman" w:cs="Times New Roman"/>
          <w:sz w:val="24"/>
        </w:rPr>
        <w:t xml:space="preserve">as predictors. We then added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sz w:val="24"/>
        </w:rPr>
        <w:t xml:space="preserve"> to assess its direct association with </w:t>
      </w:r>
      <w:r>
        <w:rPr>
          <w:rFonts w:hint="eastAsia" w:ascii="Times New Roman" w:hAnsi="Times New Roman" w:cs="Times New Roman"/>
          <w:i/>
          <w:iCs/>
          <w:sz w:val="24"/>
        </w:rPr>
        <w:t>TBU</w:t>
      </w:r>
      <w:r>
        <w:rPr>
          <w:rFonts w:hint="eastAsia" w:ascii="Times New Roman" w:hAnsi="Times New Roman" w:cs="Times New Roman"/>
          <w:sz w:val="24"/>
        </w:rPr>
        <w:t xml:space="preserve">. Finally, we included interaction terms between </w:t>
      </w:r>
      <w:r>
        <w:rPr>
          <w:rFonts w:hint="eastAsia" w:ascii="Times New Roman" w:hAnsi="Times New Roman" w:cs="Times New Roman"/>
          <w:i/>
          <w:iCs/>
          <w:sz w:val="24"/>
        </w:rPr>
        <w:t>PB</w:t>
      </w:r>
      <w:r>
        <w:rPr>
          <w:rFonts w:hint="eastAsia" w:ascii="Times New Roman" w:hAnsi="Times New Roman" w:cs="Times New Roman"/>
          <w:i/>
          <w:iCs/>
          <w:sz w:val="24"/>
          <w:vertAlign w:val="subscript"/>
        </w:rPr>
        <w:t xml:space="preserve">d </w:t>
      </w:r>
      <w:r>
        <w:rPr>
          <w:rFonts w:hint="eastAsia" w:ascii="Times New Roman" w:hAnsi="Times New Roman" w:cs="Times New Roman"/>
          <w:sz w:val="24"/>
        </w:rPr>
        <w:t>and each governmental capacity variable to examine whether group cocooning moderated these effects. Figure 5C illustrates the conceptual framework underlying the regression models.</w:t>
      </w:r>
    </w:p>
    <w:p w14:paraId="6DA91B33">
      <w:pPr>
        <w:suppressAutoHyphens/>
        <w:kinsoku w:val="0"/>
        <w:overflowPunct w:val="0"/>
        <w:autoSpaceDE w:val="0"/>
        <w:autoSpaceDN w:val="0"/>
        <w:adjustRightInd w:val="0"/>
        <w:snapToGrid w:val="0"/>
        <w:spacing w:line="360" w:lineRule="auto"/>
        <w:rPr>
          <w:rFonts w:ascii="Times New Roman" w:hAnsi="Times New Roman" w:cs="Times New Roman"/>
          <w:sz w:val="24"/>
        </w:rPr>
      </w:pPr>
    </w:p>
    <w:p w14:paraId="0B855516">
      <w:pPr>
        <w:suppressAutoHyphens/>
        <w:kinsoku w:val="0"/>
        <w:overflowPunct w:val="0"/>
        <w:autoSpaceDE w:val="0"/>
        <w:autoSpaceDN w:val="0"/>
        <w:adjustRightInd w:val="0"/>
        <w:snapToGrid w:val="0"/>
        <w:spacing w:line="360" w:lineRule="auto"/>
        <w:jc w:val="left"/>
        <w:outlineLvl w:val="0"/>
        <w:rPr>
          <w:rFonts w:ascii="Times New Roman" w:hAnsi="Times New Roman" w:cs="Times New Roman"/>
          <w:b/>
          <w:bCs/>
          <w:position w:val="-62"/>
          <w:sz w:val="24"/>
        </w:rPr>
      </w:pPr>
      <w:r>
        <w:rPr>
          <w:rFonts w:hint="eastAsia" w:ascii="Times New Roman" w:hAnsi="Times New Roman" w:cs="Times New Roman"/>
          <w:b/>
          <w:bCs/>
          <w:position w:val="-12"/>
          <w:sz w:val="24"/>
        </w:rPr>
        <w:t>4</w:t>
      </w:r>
      <w:r>
        <w:rPr>
          <w:rFonts w:ascii="Times New Roman" w:hAnsi="Times New Roman" w:cs="Times New Roman"/>
          <w:b/>
          <w:bCs/>
          <w:position w:val="-12"/>
          <w:sz w:val="24"/>
        </w:rPr>
        <w:t>. Results</w:t>
      </w:r>
    </w:p>
    <w:p w14:paraId="151DF3A7">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bookmarkStart w:id="54" w:name="OLE_LINK99"/>
      <w:bookmarkStart w:id="55" w:name="OLE_LINK87"/>
      <w:bookmarkStart w:id="56" w:name="OLE_LINK5"/>
      <w:r>
        <w:rPr>
          <w:rFonts w:hint="eastAsia" w:ascii="Times New Roman" w:hAnsi="Times New Roman" w:cs="Times New Roman"/>
          <w:sz w:val="24"/>
        </w:rPr>
        <w:t>Following the literature on simulation experiments and agent-based model analysis, the regression analysis is used as a response-surface summary of the simulated input–output relationship rather than as an observational causal model</w:t>
      </w:r>
      <w:r>
        <w:rPr>
          <w:rFonts w:hint="eastAsia" w:ascii="Times New Roman" w:hAnsi="Times New Roman" w:cs="Times New Roman"/>
          <w:sz w:val="24"/>
          <w:vertAlign w:val="superscript"/>
        </w:rPr>
        <w:t xml:space="preserve">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YKrgWxRf","properties":{"unsorted":true,"formattedCitation":"[35,37]","plainCitation":"[35,37]","noteIndex":0},"citationItems":[{"id":1108,"uris":["http://zotero.org/users/11769009/items/8IEP9WD8"],"itemData":{"id":1108,"type":"article-journal","abstract":"Agent-based models (ABMs) are increasingly used in the management sciences. Though useful, ABMs are often critiqued: it is hard to discern why they produce the results they do and whether other assumptions would yield similar results. To help researchers address such critiques, we propose a systematic approach to conducting sensitivity analyses of ABMs. Our approach deals with a feature that can complicate sensitivity analyses: most ABMs include important non-parametric elements, while most sensitivity analysis methods are designed for parametric elements only. The approach moves from charting out the elements of an ABM through identifying the goal of the sensitivity analysis to specifying a method for the analysis. We focus on four common goals of sensitivity analysis: determining whether results are robust, which elements have the greatest impact on outcomes, how elements interact to shape outcomes, and which direction outcomes move when elements change. For the first three goals, we suggest a combination of randomized finite change indices calculation through a factorial design. For direction of change, we propose a modification of individual conditional expectation (ICE) plots to account for the stochastic nature of the ABM response. We illustrate our approach using the Garbage Can Model, a classic ABM that examines how organizations make decisions.","container-title":"Computational and Mathematical Organization Theory","DOI":"10.1007/s10588-021-09358-5","ISSN":"1572-9346","issue":"1","journalAbbreviation":"Computational and Mathematical Organization Theory","page":"52-94","title":"Sensitivity analysis of agent-based models: a new protocol","volume":"28","author":[{"family":"Borgonovo","given":"Emanuele"},{"family":"Pangallo","given":"Marco"},{"family":"Rivkin","given":"Jan"},{"family":"Rizzo","given":"Leonardo"},{"family":"Siggelkow","given":"Nicolaj"}],"issued":{"date-parts":[["2022",3,1]]}}},{"id":2772,"uris":["http://zotero.org/users/11769009/items/UR9UMJ8H"],"itemData":{"id":2772,"type":"article-journal","abstract":"This article reviews the design and analysis of simulation experiments. It focusses on analysis via two types of metamodel (surrogate. emulator); namely, low-order polynomial regression, and Kriging (or Gaussian process). The metamodel type determines the design of the simulation experiment, which determines the input combinations of the simulation model. For example, a first-order polynomial regression metamodel should use a “resolution-III”design, whereas Kriging may use “Latin hypercube sampling”. More generally, polynomials of first or second order may use resolution III, IV, V, or “central composite” designs. Before applying either regression or Kriging metamodeling, the many inputs of a realistic simulation model can be screened via “sequential bifurcation”. Optimization of the simulated system may use either a sequence of low-order polynomials—known as “response surface methodology” (RSM)—or Kriging models fitted through sequential designs—including “efficient global optimization” (EGO). Finally, “robust”optimization accounts for uncertainty in some simulation inputs.","container-title":"European Journal of Operational Research","DOI":"10.1016/j.ejor.2016.06.041","ISSN":"0377-2217","issue":"1","journalAbbreviation":"European Journal of Operational Research","page":"1-16","title":"Regression and Kriging metamodels with their experimental designs in simulation: A review","volume":"256","author":[{"family":"Kleijnen","given":"Jack P.C."}],"issued":{"date-parts":[["2017",1,1]]}}}],"schema":"https://github.com/citation-style-language/schema/raw/master/csl-citation.json"}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[35,37]</w:t>
      </w:r>
      <w:r>
        <w:rPr>
          <w:rFonts w:hint="eastAsia" w:ascii="Times New Roman" w:hAnsi="Times New Roman" w:cs="Times New Roman"/>
          <w:sz w:val="24"/>
          <w:vertAlign w:val="superscript"/>
        </w:rPr>
        <w:fldChar w:fldCharType="end"/>
      </w:r>
      <w:r>
        <w:rPr>
          <w:rFonts w:hint="eastAsia" w:ascii="Times New Roman" w:hAnsi="Times New Roman" w:cs="Times New Roman"/>
          <w:sz w:val="24"/>
        </w:rPr>
        <w:t xml:space="preserve">. It summarizes how </w:t>
      </w:r>
      <w:r>
        <w:rPr>
          <w:rFonts w:hint="eastAsia" w:ascii="Times New Roman" w:hAnsi="Times New Roman" w:cs="Times New Roman"/>
          <w:i/>
          <w:iCs/>
          <w:sz w:val="24"/>
        </w:rPr>
        <w:t>TBU</w:t>
      </w:r>
      <w:r>
        <w:rPr>
          <w:rFonts w:hint="eastAsia" w:ascii="Times New Roman" w:hAnsi="Times New Roman" w:cs="Times New Roman"/>
          <w:sz w:val="24"/>
        </w:rPr>
        <w:t xml:space="preserve"> varies across systematically generated governance scenarios, with interpretation focused on coefficient direction, magnitude, and conditional patterns. Table 4 reports run-level regression models with standard errors clustered by parameter combination. The 405 clusters represent unique combinations of the manipulated simulation parameters, and the 81,000 observations represent repeated stochastic replications within these scenarios.</w:t>
      </w:r>
    </w:p>
    <w:p w14:paraId="39190C29">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 Model 1 in Table 4 presents the baseline OLS estimates of the three governmental capacities on </w:t>
      </w:r>
      <w:r>
        <w:rPr>
          <w:rFonts w:hint="eastAsia" w:ascii="Times New Roman" w:hAnsi="Times New Roman" w:cs="Times New Roman"/>
          <w:i/>
          <w:iCs/>
          <w:sz w:val="24"/>
        </w:rPr>
        <w:t>TBU</w:t>
      </w:r>
      <w:r>
        <w:rPr>
          <w:rFonts w:hint="eastAsia" w:ascii="Times New Roman" w:hAnsi="Times New Roman" w:cs="Times New Roman"/>
          <w:sz w:val="24"/>
        </w:rPr>
        <w:t>, as specified</w:t>
      </w:r>
      <w:r>
        <w:rPr>
          <w:rFonts w:hint="eastAsia" w:ascii="Times New Roman" w:hAnsi="Times New Roman" w:cs="Times New Roman"/>
          <w:i/>
          <w:iCs/>
          <w:sz w:val="24"/>
        </w:rPr>
        <w:t xml:space="preserve"> </w:t>
      </w:r>
      <w:r>
        <w:rPr>
          <w:rFonts w:hint="eastAsia" w:ascii="Times New Roman" w:hAnsi="Times New Roman" w:cs="Times New Roman"/>
          <w:sz w:val="24"/>
        </w:rPr>
        <w:t xml:space="preserve">in Equation (13), with cluster-robust standard errors clustered at the parameter-combination level. </w:t>
      </w:r>
      <w:r>
        <w:rPr>
          <w:rFonts w:ascii="Times New Roman" w:hAnsi="Times New Roman" w:cs="Times New Roman"/>
          <w:sz w:val="24"/>
        </w:rPr>
        <w:t xml:space="preserve">The baseline model confirms the expected directional patterns of the simulated response surface. In Model 1, </w:t>
      </w:r>
      <w:r>
        <w:rPr>
          <w:rFonts w:ascii="Times New Roman" w:hAnsi="Times New Roman" w:cs="Times New Roman"/>
          <w:i/>
          <w:iCs/>
          <w:sz w:val="24"/>
        </w:rPr>
        <w:t>In-out</w:t>
      </w:r>
      <w:r>
        <w:rPr>
          <w:rFonts w:ascii="Times New Roman" w:hAnsi="Times New Roman" w:cs="Times New Roman"/>
          <w:sz w:val="24"/>
        </w:rPr>
        <w:t xml:space="preserve"> was negatively related to </w:t>
      </w:r>
      <w:r>
        <w:rPr>
          <w:rFonts w:hint="eastAsia" w:ascii="Times New Roman" w:hAnsi="Times New Roman" w:cs="Times New Roman"/>
          <w:i/>
          <w:iCs/>
          <w:sz w:val="24"/>
        </w:rPr>
        <w:t>TBU</w:t>
      </w:r>
      <w:r>
        <w:rPr>
          <w:rFonts w:ascii="Times New Roman" w:hAnsi="Times New Roman" w:cs="Times New Roman"/>
          <w:sz w:val="24"/>
        </w:rPr>
        <w:t xml:space="preserve">, indicating that more accurate targeting of users in the rumor cocoon corresponded to shorter belief-updating time. </w:t>
      </w:r>
      <w:r>
        <w:rPr>
          <w:rFonts w:ascii="Times New Roman" w:hAnsi="Times New Roman" w:cs="Times New Roman"/>
          <w:i/>
          <w:iCs/>
          <w:sz w:val="24"/>
        </w:rPr>
        <w:t>GT</w:t>
      </w:r>
      <w:r>
        <w:rPr>
          <w:rFonts w:ascii="Times New Roman" w:hAnsi="Times New Roman" w:cs="Times New Roman"/>
          <w:sz w:val="24"/>
        </w:rPr>
        <w:t xml:space="preserve"> also showed a negative coefficient, suggesting that higher government credibility was associated with faster belief updating. By contrast, </w:t>
      </w:r>
      <w:r>
        <w:rPr>
          <w:rFonts w:ascii="Times New Roman" w:hAnsi="Times New Roman" w:cs="Times New Roman"/>
          <w:i/>
          <w:iCs/>
          <w:sz w:val="24"/>
        </w:rPr>
        <w:t>T_G</w:t>
      </w:r>
      <w:r>
        <w:rPr>
          <w:rFonts w:ascii="Times New Roman" w:hAnsi="Times New Roman" w:cs="Times New Roman"/>
          <w:sz w:val="24"/>
        </w:rPr>
        <w:t xml:space="preserve"> was positively related to </w:t>
      </w:r>
      <w:r>
        <w:rPr>
          <w:rFonts w:hint="eastAsia" w:ascii="Times New Roman" w:hAnsi="Times New Roman" w:cs="Times New Roman"/>
          <w:i/>
          <w:iCs/>
          <w:sz w:val="24"/>
        </w:rPr>
        <w:t>TBU</w:t>
      </w:r>
      <w:r>
        <w:rPr>
          <w:rFonts w:ascii="Times New Roman" w:hAnsi="Times New Roman" w:cs="Times New Roman"/>
          <w:sz w:val="24"/>
        </w:rPr>
        <w:t xml:space="preserve">, indicating that delayed governmental refutation prolonged the simulated belief-updating process. These patterns suggest that earlier refutation, higher credibility, and more accurate targeting are each associated with shorter simulated </w:t>
      </w:r>
      <w:r>
        <w:rPr>
          <w:rFonts w:ascii="Times New Roman" w:hAnsi="Times New Roman" w:cs="Times New Roman"/>
          <w:i/>
          <w:iCs/>
          <w:sz w:val="24"/>
        </w:rPr>
        <w:t>TBU</w:t>
      </w:r>
      <w:r>
        <w:rPr>
          <w:rFonts w:ascii="Times New Roman" w:hAnsi="Times New Roman" w:cs="Times New Roman"/>
          <w:sz w:val="24"/>
        </w:rPr>
        <w:t>.</w:t>
      </w:r>
    </w:p>
    <w:p w14:paraId="10F4471B">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Model 2 adds </w:t>
      </w:r>
      <w:r>
        <w:rPr>
          <w:rFonts w:ascii="Times New Roman" w:hAnsi="Times New Roman" w:cs="Times New Roman"/>
          <w:i/>
          <w:iCs/>
          <w:sz w:val="24"/>
        </w:rPr>
        <w:t>PBd</w:t>
      </w:r>
      <w:r>
        <w:rPr>
          <w:rFonts w:ascii="Times New Roman" w:hAnsi="Times New Roman" w:cs="Times New Roman"/>
          <w:sz w:val="24"/>
        </w:rPr>
        <w:t xml:space="preserve"> to the baseline model</w:t>
      </w:r>
      <w:r>
        <w:rPr>
          <w:rFonts w:hint="eastAsia" w:ascii="Times New Roman" w:hAnsi="Times New Roman" w:cs="Times New Roman"/>
          <w:sz w:val="24"/>
        </w:rPr>
        <w:t>, as shown in Equation (14)</w:t>
      </w:r>
      <w:r>
        <w:rPr>
          <w:rFonts w:ascii="Times New Roman" w:hAnsi="Times New Roman" w:cs="Times New Roman"/>
          <w:sz w:val="24"/>
        </w:rPr>
        <w:t xml:space="preserve">. The coefficient of </w:t>
      </w:r>
      <w:r>
        <w:rPr>
          <w:rFonts w:ascii="Times New Roman" w:hAnsi="Times New Roman" w:cs="Times New Roman"/>
          <w:i/>
          <w:iCs/>
          <w:sz w:val="24"/>
        </w:rPr>
        <w:t>PB</w:t>
      </w:r>
      <w:r>
        <w:rPr>
          <w:rFonts w:ascii="Times New Roman" w:hAnsi="Times New Roman" w:cs="Times New Roman"/>
          <w:i/>
          <w:iCs/>
          <w:sz w:val="24"/>
          <w:vertAlign w:val="subscript"/>
        </w:rPr>
        <w:t>d</w:t>
      </w:r>
      <w:r>
        <w:rPr>
          <w:rFonts w:ascii="Times New Roman" w:hAnsi="Times New Roman" w:cs="Times New Roman"/>
          <w:sz w:val="24"/>
        </w:rPr>
        <w:t xml:space="preserve"> was small and not statistically significant, while the coefficients of </w:t>
      </w:r>
      <w:r>
        <w:rPr>
          <w:rFonts w:ascii="Times New Roman" w:hAnsi="Times New Roman" w:cs="Times New Roman"/>
          <w:i/>
          <w:iCs/>
          <w:sz w:val="24"/>
        </w:rPr>
        <w:t>In-out, GT</w:t>
      </w:r>
      <w:r>
        <w:rPr>
          <w:rFonts w:ascii="Times New Roman" w:hAnsi="Times New Roman" w:cs="Times New Roman"/>
          <w:sz w:val="24"/>
        </w:rPr>
        <w:t xml:space="preserve">, and </w:t>
      </w:r>
      <w:r>
        <w:rPr>
          <w:rFonts w:ascii="Times New Roman" w:hAnsi="Times New Roman" w:cs="Times New Roman"/>
          <w:i/>
          <w:iCs/>
          <w:sz w:val="24"/>
        </w:rPr>
        <w:t>T_G</w:t>
      </w:r>
      <w:r>
        <w:rPr>
          <w:rFonts w:ascii="Times New Roman" w:hAnsi="Times New Roman" w:cs="Times New Roman"/>
          <w:sz w:val="24"/>
        </w:rPr>
        <w:t xml:space="preserve"> remained nearly unchanged. This pattern suggests that group cocooning does not directly prolong </w:t>
      </w:r>
      <w:r>
        <w:rPr>
          <w:rFonts w:hint="eastAsia" w:ascii="Times New Roman" w:hAnsi="Times New Roman" w:cs="Times New Roman"/>
          <w:i/>
          <w:iCs/>
          <w:sz w:val="24"/>
        </w:rPr>
        <w:t>TBU</w:t>
      </w:r>
      <w:r>
        <w:rPr>
          <w:rFonts w:ascii="Times New Roman" w:hAnsi="Times New Roman" w:cs="Times New Roman"/>
          <w:sz w:val="24"/>
        </w:rPr>
        <w:t xml:space="preserve"> in the simulated scenarios. </w:t>
      </w:r>
    </w:p>
    <w:p w14:paraId="065891DB">
      <w:pPr>
        <w:suppressAutoHyphens/>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Model 3 further includes the interaction terms between </w:t>
      </w:r>
      <w:r>
        <w:rPr>
          <w:rFonts w:ascii="Times New Roman" w:hAnsi="Times New Roman" w:cs="Times New Roman"/>
          <w:i/>
          <w:iCs/>
          <w:sz w:val="24"/>
        </w:rPr>
        <w:t>PB</w:t>
      </w:r>
      <w:r>
        <w:rPr>
          <w:rFonts w:ascii="Times New Roman" w:hAnsi="Times New Roman" w:cs="Times New Roman"/>
          <w:i/>
          <w:iCs/>
          <w:sz w:val="24"/>
          <w:vertAlign w:val="subscript"/>
        </w:rPr>
        <w:t>d</w:t>
      </w:r>
      <w:r>
        <w:rPr>
          <w:rFonts w:ascii="Times New Roman" w:hAnsi="Times New Roman" w:cs="Times New Roman"/>
          <w:sz w:val="24"/>
        </w:rPr>
        <w:t xml:space="preserve"> and the three </w:t>
      </w:r>
      <w:r>
        <w:rPr>
          <w:rFonts w:hint="eastAsia" w:ascii="Times New Roman" w:hAnsi="Times New Roman" w:cs="Times New Roman"/>
          <w:sz w:val="24"/>
        </w:rPr>
        <w:t>government</w:t>
      </w:r>
      <w:r>
        <w:rPr>
          <w:rFonts w:ascii="Times New Roman" w:hAnsi="Times New Roman" w:cs="Times New Roman"/>
          <w:sz w:val="24"/>
        </w:rPr>
        <w:t xml:space="preserve"> capacities</w:t>
      </w:r>
      <w:r>
        <w:rPr>
          <w:rFonts w:hint="eastAsia" w:ascii="Times New Roman" w:hAnsi="Times New Roman" w:cs="Times New Roman"/>
          <w:sz w:val="24"/>
        </w:rPr>
        <w:t>, as specified in Equation (15)</w:t>
      </w:r>
      <w:r>
        <w:rPr>
          <w:rFonts w:ascii="Times New Roman" w:hAnsi="Times New Roman" w:cs="Times New Roman"/>
          <w:sz w:val="24"/>
        </w:rPr>
        <w:t xml:space="preserve">. The interaction between </w:t>
      </w:r>
      <w:r>
        <w:rPr>
          <w:rFonts w:ascii="Times New Roman" w:hAnsi="Times New Roman" w:cs="Times New Roman"/>
          <w:i/>
          <w:iCs/>
          <w:sz w:val="24"/>
        </w:rPr>
        <w:t>T_G</w:t>
      </w:r>
      <w:r>
        <w:rPr>
          <w:rFonts w:ascii="Times New Roman" w:hAnsi="Times New Roman" w:cs="Times New Roman"/>
          <w:sz w:val="24"/>
        </w:rPr>
        <w:t xml:space="preserve"> and </w:t>
      </w:r>
      <w:r>
        <w:rPr>
          <w:rFonts w:ascii="Times New Roman" w:hAnsi="Times New Roman" w:cs="Times New Roman"/>
          <w:i/>
          <w:iCs/>
          <w:sz w:val="24"/>
        </w:rPr>
        <w:t>PB</w:t>
      </w:r>
      <w:r>
        <w:rPr>
          <w:rFonts w:ascii="Times New Roman" w:hAnsi="Times New Roman" w:cs="Times New Roman"/>
          <w:i/>
          <w:iCs/>
          <w:sz w:val="24"/>
          <w:vertAlign w:val="subscript"/>
        </w:rPr>
        <w:t>d</w:t>
      </w:r>
      <w:r>
        <w:rPr>
          <w:rFonts w:ascii="Times New Roman" w:hAnsi="Times New Roman" w:cs="Times New Roman"/>
          <w:sz w:val="24"/>
        </w:rPr>
        <w:t xml:space="preserve"> was positive, indicating that response delay becomes more costly as group cocooning increases. The interaction between </w:t>
      </w:r>
      <w:r>
        <w:rPr>
          <w:rFonts w:ascii="Times New Roman" w:hAnsi="Times New Roman" w:cs="Times New Roman"/>
          <w:i/>
          <w:iCs/>
          <w:sz w:val="24"/>
        </w:rPr>
        <w:t>GT</w:t>
      </w:r>
      <w:r>
        <w:rPr>
          <w:rFonts w:ascii="Times New Roman" w:hAnsi="Times New Roman" w:cs="Times New Roman"/>
          <w:sz w:val="24"/>
        </w:rPr>
        <w:t xml:space="preserve"> and </w:t>
      </w:r>
      <w:r>
        <w:rPr>
          <w:rFonts w:ascii="Times New Roman" w:hAnsi="Times New Roman" w:cs="Times New Roman"/>
          <w:i/>
          <w:iCs/>
          <w:sz w:val="24"/>
        </w:rPr>
        <w:t>PB</w:t>
      </w:r>
      <w:r>
        <w:rPr>
          <w:rFonts w:ascii="Times New Roman" w:hAnsi="Times New Roman" w:cs="Times New Roman"/>
          <w:i/>
          <w:iCs/>
          <w:sz w:val="24"/>
          <w:vertAlign w:val="subscript"/>
        </w:rPr>
        <w:t>d</w:t>
      </w:r>
      <w:r>
        <w:rPr>
          <w:rFonts w:ascii="Times New Roman" w:hAnsi="Times New Roman" w:cs="Times New Roman"/>
          <w:sz w:val="24"/>
        </w:rPr>
        <w:t xml:space="preserve"> was negative, indicating that government credibility becomes more consequential for accelerating belief updating under stronger group cocooning. By contrast, the interaction between </w:t>
      </w:r>
      <w:r>
        <w:rPr>
          <w:rFonts w:ascii="Times New Roman" w:hAnsi="Times New Roman" w:cs="Times New Roman"/>
          <w:i/>
          <w:iCs/>
          <w:sz w:val="24"/>
        </w:rPr>
        <w:t>In-out</w:t>
      </w:r>
      <w:r>
        <w:rPr>
          <w:rFonts w:ascii="Times New Roman" w:hAnsi="Times New Roman" w:cs="Times New Roman"/>
          <w:sz w:val="24"/>
        </w:rPr>
        <w:t xml:space="preserve"> and </w:t>
      </w:r>
      <w:r>
        <w:rPr>
          <w:rFonts w:ascii="Times New Roman" w:hAnsi="Times New Roman" w:cs="Times New Roman"/>
          <w:i/>
          <w:iCs/>
          <w:sz w:val="24"/>
        </w:rPr>
        <w:t>PB</w:t>
      </w:r>
      <w:r>
        <w:rPr>
          <w:rFonts w:ascii="Times New Roman" w:hAnsi="Times New Roman" w:cs="Times New Roman"/>
          <w:i/>
          <w:iCs/>
          <w:sz w:val="24"/>
          <w:vertAlign w:val="subscript"/>
        </w:rPr>
        <w:t>d</w:t>
      </w:r>
      <w:r>
        <w:rPr>
          <w:rFonts w:ascii="Times New Roman" w:hAnsi="Times New Roman" w:cs="Times New Roman"/>
          <w:sz w:val="24"/>
        </w:rPr>
        <w:t xml:space="preserve"> was close to zero, suggesting that the marginal pattern for targeting capacity remains comparatively stable across </w:t>
      </w:r>
      <w:r>
        <w:rPr>
          <w:rFonts w:ascii="Times New Roman" w:hAnsi="Times New Roman" w:cs="Times New Roman"/>
          <w:i/>
          <w:iCs/>
          <w:sz w:val="24"/>
        </w:rPr>
        <w:t>PB</w:t>
      </w:r>
      <w:r>
        <w:rPr>
          <w:rFonts w:ascii="Times New Roman" w:hAnsi="Times New Roman" w:cs="Times New Roman"/>
          <w:i/>
          <w:iCs/>
          <w:sz w:val="24"/>
          <w:vertAlign w:val="subscript"/>
        </w:rPr>
        <w:t>d</w:t>
      </w:r>
      <w:r>
        <w:rPr>
          <w:rFonts w:ascii="Times New Roman" w:hAnsi="Times New Roman" w:cs="Times New Roman"/>
          <w:sz w:val="24"/>
        </w:rPr>
        <w:t xml:space="preserve"> levels. </w:t>
      </w:r>
    </w:p>
    <w:p w14:paraId="0EE03722">
      <w:pPr>
        <w:suppressAutoHyphens/>
        <w:kinsoku w:val="0"/>
        <w:overflowPunct w:val="0"/>
        <w:autoSpaceDE w:val="0"/>
        <w:autoSpaceDN w:val="0"/>
        <w:adjustRightInd w:val="0"/>
        <w:snapToGrid w:val="0"/>
        <w:jc w:val="center"/>
        <w:rPr>
          <w:rFonts w:ascii="Times New Roman" w:hAnsi="Times New Roman" w:cs="Times New Roman"/>
          <w:sz w:val="24"/>
        </w:rPr>
      </w:pPr>
      <w:r>
        <w:rPr>
          <w:rFonts w:hint="eastAsia" w:ascii="Times New Roman" w:hAnsi="Times New Roman" w:cs="Times New Roman"/>
          <w:position w:val="-12"/>
          <w:sz w:val="24"/>
        </w:rPr>
        <w:t xml:space="preserve">                  </w:t>
      </w:r>
      <m:oMath>
        <m:r>
          <m:rPr>
            <m:nor/>
          </m:rPr>
          <w:rPr>
            <w:rFonts w:ascii="Times New Roman" w:hAnsi="Times New Roman" w:cs="Times New Roman"/>
            <w:i/>
            <w:sz w:val="24"/>
          </w:rPr>
          <m:t>TBU</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0</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1</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In</m:t>
        </m:r>
        <m:r>
          <m:rPr>
            <m:nor/>
            <m:sty m:val="p"/>
          </m:rPr>
          <w:rPr>
            <w:rFonts w:ascii="Times New Roman" w:hAnsi="Times New Roman" w:cs="Times New Roman"/>
            <w:b w:val="0"/>
            <w:i w:val="0"/>
            <w:sz w:val="24"/>
          </w:rPr>
          <m:t>-</m:t>
        </m:r>
        <m:r>
          <m:rPr>
            <m:nor/>
          </m:rPr>
          <w:rPr>
            <w:rFonts w:ascii="Times New Roman" w:hAnsi="Times New Roman" w:cs="Times New Roman"/>
            <w:i/>
            <w:sz w:val="24"/>
          </w:rPr>
          <m:t>out</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2</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GT</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 xml:space="preserve">3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sty m:val="p"/>
              </m:rPr>
              <w:rPr>
                <w:rFonts w:ascii="Times New Roman" w:hAnsi="Times New Roman" w:cs="Times New Roman"/>
                <w:b w:val="0"/>
                <w:i w:val="0"/>
                <w:sz w:val="24"/>
              </w:rPr>
              <m:t>-</m:t>
            </m:r>
            <m:ctrlPr>
              <w:rPr>
                <w:rFonts w:ascii="Cambria Math" w:hAnsi="Cambria Math" w:cs="Times New Roman"/>
                <w:sz w:val="24"/>
              </w:rPr>
            </m:ctrlPr>
          </m:sub>
        </m:sSub>
        <m:r>
          <m:rPr>
            <m:nor/>
          </m:rPr>
          <w:rPr>
            <w:rFonts w:ascii="Times New Roman" w:hAnsi="Times New Roman" w:cs="Times New Roman"/>
            <w:i/>
            <w:sz w:val="24"/>
          </w:rPr>
          <m:t>G</m:t>
        </m:r>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ε</m:t>
        </m:r>
      </m:oMath>
      <w:r>
        <w:rPr>
          <w:rFonts w:hint="eastAsia" w:ascii="Times New Roman" w:hAnsi="Times New Roman" w:cs="Times New Roman"/>
          <w:position w:val="-12"/>
          <w:sz w:val="24"/>
        </w:rPr>
        <w:t xml:space="preserve">            </w:t>
      </w:r>
      <w:r>
        <w:rPr>
          <w:rFonts w:ascii="Times New Roman" w:hAnsi="Times New Roman" w:cs="Times New Roman"/>
          <w:sz w:val="24"/>
        </w:rPr>
        <w:t>(1</w:t>
      </w:r>
      <w:r>
        <w:rPr>
          <w:rFonts w:hint="eastAsia" w:ascii="Times New Roman" w:hAnsi="Times New Roman" w:cs="Times New Roman"/>
          <w:sz w:val="24"/>
        </w:rPr>
        <w:t>3</w:t>
      </w:r>
      <w:r>
        <w:rPr>
          <w:rFonts w:ascii="Times New Roman" w:hAnsi="Times New Roman" w:cs="Times New Roman"/>
          <w:sz w:val="24"/>
        </w:rPr>
        <w:t>)</w:t>
      </w:r>
    </w:p>
    <w:p w14:paraId="4AAFCC26">
      <w:pPr>
        <w:suppressAutoHyphens/>
        <w:kinsoku w:val="0"/>
        <w:overflowPunct w:val="0"/>
        <w:autoSpaceDE w:val="0"/>
        <w:autoSpaceDN w:val="0"/>
        <w:adjustRightInd w:val="0"/>
        <w:snapToGrid w:val="0"/>
        <w:jc w:val="center"/>
        <w:rPr>
          <w:rFonts w:ascii="Times New Roman" w:hAnsi="Times New Roman" w:cs="Times New Roman"/>
          <w:sz w:val="24"/>
        </w:rPr>
      </w:pPr>
      <w:r>
        <w:rPr>
          <w:rFonts w:hint="eastAsia" w:ascii="Times New Roman" w:hAnsi="Times New Roman" w:cs="Times New Roman"/>
          <w:position w:val="-12"/>
          <w:sz w:val="24"/>
        </w:rPr>
        <w:t xml:space="preserve">               </w:t>
      </w:r>
      <m:oMath>
        <m:r>
          <m:rPr>
            <m:nor/>
          </m:rPr>
          <w:rPr>
            <w:rFonts w:ascii="Times New Roman" w:hAnsi="Times New Roman" w:cs="Times New Roman"/>
            <w:i/>
            <w:sz w:val="24"/>
          </w:rPr>
          <m:t>TBU</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 xml:space="preserve">0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 xml:space="preserve">1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In</m:t>
        </m:r>
        <m:r>
          <m:rPr>
            <m:nor/>
            <m:sty m:val="p"/>
          </m:rPr>
          <w:rPr>
            <w:rFonts w:ascii="Times New Roman" w:hAnsi="Times New Roman" w:cs="Times New Roman"/>
            <w:b w:val="0"/>
            <w:i w:val="0"/>
            <w:sz w:val="24"/>
          </w:rPr>
          <m:t>-</m:t>
        </m:r>
        <m:r>
          <m:rPr>
            <m:nor/>
          </m:rPr>
          <w:rPr>
            <w:rFonts w:ascii="Times New Roman" w:hAnsi="Times New Roman" w:cs="Times New Roman"/>
            <w:i/>
            <w:sz w:val="24"/>
          </w:rPr>
          <m:t>out</m:t>
        </m:r>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2</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GT</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 xml:space="preserve">3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sty m:val="p"/>
              </m:rPr>
              <w:rPr>
                <w:rFonts w:ascii="Times New Roman" w:hAnsi="Times New Roman" w:cs="Times New Roman"/>
                <w:b w:val="0"/>
                <w:i w:val="0"/>
                <w:sz w:val="24"/>
              </w:rPr>
              <m:t>-</m:t>
            </m:r>
            <m:ctrlPr>
              <w:rPr>
                <w:rFonts w:ascii="Cambria Math" w:hAnsi="Cambria Math" w:cs="Times New Roman"/>
                <w:sz w:val="24"/>
              </w:rPr>
            </m:ctrlPr>
          </m:sub>
        </m:sSub>
        <m:r>
          <m:rPr>
            <m:nor/>
          </m:rPr>
          <w:rPr>
            <w:rFonts w:ascii="Times New Roman" w:hAnsi="Times New Roman" w:cs="Times New Roman"/>
            <w:i/>
            <w:sz w:val="24"/>
          </w:rPr>
          <m:t>G</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 xml:space="preserve">4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d</m:t>
            </m:r>
            <m:r>
              <m:rPr>
                <m:nor/>
                <m:sty m:val="p"/>
              </m:rPr>
              <w:rPr>
                <w:rFonts w:ascii="Times New Roman" w:hAnsi="Times New Roman" w:cs="Times New Roman"/>
                <w:b w:val="0"/>
                <w:i w:val="0"/>
                <w:sz w:val="24"/>
              </w:rPr>
              <m:t xml:space="preserve">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ε</m:t>
        </m:r>
      </m:oMath>
      <w:r>
        <w:rPr>
          <w:rFonts w:hint="eastAsia" w:ascii="Times New Roman" w:hAnsi="Times New Roman" w:cs="Times New Roman"/>
          <w:sz w:val="24"/>
        </w:rPr>
        <w:t xml:space="preserve">      (14)</w:t>
      </w:r>
    </w:p>
    <w:p w14:paraId="55379B81">
      <w:pPr>
        <w:suppressAutoHyphens/>
        <w:kinsoku w:val="0"/>
        <w:overflowPunct w:val="0"/>
        <w:autoSpaceDE w:val="0"/>
        <w:autoSpaceDN w:val="0"/>
        <w:adjustRightInd w:val="0"/>
        <w:snapToGrid w:val="0"/>
        <w:jc w:val="center"/>
        <w:rPr>
          <w:rFonts w:ascii="Times New Roman" w:hAnsi="Times New Roman" w:cs="Times New Roman"/>
          <w:position w:val="-12"/>
          <w:sz w:val="24"/>
        </w:rPr>
      </w:pPr>
      <m:oMath>
        <m:r>
          <m:rPr>
            <m:nor/>
          </m:rPr>
          <w:rPr>
            <w:rFonts w:ascii="Times New Roman" w:hAnsi="Times New Roman" w:cs="Times New Roman"/>
            <w:i/>
            <w:sz w:val="24"/>
          </w:rPr>
          <m:t>TBU</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0</m:t>
            </m:r>
            <m:ctrlPr>
              <w:rPr>
                <w:rFonts w:ascii="Cambria Math" w:hAnsi="Cambria Math" w:cs="Times New Roman"/>
                <w:sz w:val="24"/>
              </w:rPr>
            </m:ctrlPr>
          </m:sub>
        </m:sSub>
        <m:r>
          <m:rPr>
            <m:nor/>
            <m:sty m:val="p"/>
          </m:rPr>
          <w:rPr>
            <w:rFonts w:ascii="Times New Roman" w:hAnsi="Times New Roman" w:cs="Times New Roman"/>
            <w:b w:val="0"/>
            <w:i w:val="0"/>
            <w:sz w:val="24"/>
          </w:rPr>
          <m:t>+</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1</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In</m:t>
        </m:r>
        <m:r>
          <m:rPr>
            <m:nor/>
            <m:sty m:val="p"/>
          </m:rPr>
          <w:rPr>
            <w:rFonts w:ascii="Times New Roman" w:hAnsi="Times New Roman" w:cs="Times New Roman"/>
            <w:b w:val="0"/>
            <w:i w:val="0"/>
            <w:sz w:val="24"/>
          </w:rPr>
          <m:t>-</m:t>
        </m:r>
        <m:r>
          <m:rPr>
            <m:nor/>
          </m:rPr>
          <w:rPr>
            <w:rFonts w:ascii="Times New Roman" w:hAnsi="Times New Roman" w:cs="Times New Roman"/>
            <w:i/>
            <w:sz w:val="24"/>
          </w:rPr>
          <m:t>out</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2</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GT</m:t>
        </m:r>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 xml:space="preserve">3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sty m:val="p"/>
              </m:rPr>
              <w:rPr>
                <w:rFonts w:ascii="Times New Roman" w:hAnsi="Times New Roman" w:cs="Times New Roman"/>
                <w:b w:val="0"/>
                <w:i w:val="0"/>
                <w:sz w:val="24"/>
              </w:rPr>
              <m:t>-</m:t>
            </m:r>
            <m:ctrlPr>
              <w:rPr>
                <w:rFonts w:ascii="Cambria Math" w:hAnsi="Cambria Math" w:cs="Times New Roman"/>
                <w:sz w:val="24"/>
              </w:rPr>
            </m:ctrlPr>
          </m:sub>
        </m:sSub>
        <m:r>
          <m:rPr>
            <m:nor/>
          </m:rPr>
          <w:rPr>
            <w:rFonts w:ascii="Times New Roman" w:hAnsi="Times New Roman" w:cs="Times New Roman"/>
            <w:i/>
            <w:sz w:val="24"/>
          </w:rPr>
          <m:t>G</m:t>
        </m:r>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 xml:space="preserve">4 </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d</m:t>
            </m:r>
            <m:ctrlPr>
              <w:rPr>
                <w:rFonts w:ascii="Cambria Math" w:hAnsi="Cambria Math" w:cs="Times New Roman"/>
                <w:sz w:val="24"/>
              </w:rPr>
            </m:ctrlPr>
          </m:sub>
        </m:sSub>
      </m:oMath>
      <w:r>
        <w:rPr>
          <w:rFonts w:ascii="Times New Roman" w:hAnsi="Times New Roman" w:cs="Times New Roman"/>
          <w:sz w:val="24"/>
        </w:rPr>
        <w:t xml:space="preserve"> </w:t>
      </w:r>
    </w:p>
    <w:p w14:paraId="51558B90">
      <w:pPr>
        <w:suppressAutoHyphens/>
        <w:kinsoku w:val="0"/>
        <w:overflowPunct w:val="0"/>
        <w:autoSpaceDE w:val="0"/>
        <w:autoSpaceDN w:val="0"/>
        <w:adjustRightInd w:val="0"/>
        <w:snapToGrid w:val="0"/>
        <w:jc w:val="center"/>
        <w:rPr>
          <w:rFonts w:ascii="Times New Roman" w:hAnsi="Times New Roman" w:cs="Times New Roman"/>
          <w:sz w:val="24"/>
        </w:rPr>
      </w:pPr>
      <w:r>
        <w:rPr>
          <w:rFonts w:hint="eastAsia" w:ascii="Times New Roman" w:hAnsi="Times New Roman" w:cs="Times New Roman"/>
          <w:position w:val="-12"/>
          <w:sz w:val="24"/>
        </w:rPr>
        <w:t xml:space="preserve">            </w:t>
      </w:r>
      <w:r>
        <w:rPr>
          <w:rFonts w:ascii="Times New Roman" w:hAnsi="Times New Roman" w:cs="Times New Roman"/>
          <w:position w:val="-12"/>
          <w:sz w:val="24"/>
        </w:rPr>
        <w:tab/>
      </w:r>
      <w:r>
        <w:rPr>
          <w:rFonts w:hint="eastAsia" w:ascii="Times New Roman" w:hAnsi="Times New Roman" w:cs="Times New Roman"/>
          <w:position w:val="-12"/>
          <w:sz w:val="24"/>
        </w:rPr>
        <w:t xml:space="preserve"> </w:t>
      </w:r>
      <m:oMath>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5</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In</m:t>
        </m:r>
        <m:r>
          <m:rPr>
            <m:nor/>
            <m:sty m:val="p"/>
          </m:rPr>
          <w:rPr>
            <w:rFonts w:ascii="Times New Roman" w:hAnsi="Times New Roman" w:cs="Times New Roman"/>
            <w:b w:val="0"/>
            <w:i w:val="0"/>
            <w:sz w:val="24"/>
          </w:rPr>
          <m:t>-</m:t>
        </m:r>
        <m:r>
          <m:rPr>
            <m:nor/>
          </m:rPr>
          <w:rPr>
            <w:rFonts w:ascii="Times New Roman" w:hAnsi="Times New Roman" w:cs="Times New Roman"/>
            <w:i/>
            <w:sz w:val="24"/>
          </w:rPr>
          <m:t>out</m:t>
        </m:r>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d</m:t>
            </m:r>
            <m:ctrlPr>
              <w:rPr>
                <w:rFonts w:ascii="Cambria Math" w:hAnsi="Cambria Math" w:cs="Times New Roman"/>
                <w:sz w:val="24"/>
              </w:rPr>
            </m:ctrlPr>
          </m:sub>
        </m:sSub>
        <m:r>
          <m:rPr>
            <m:nor/>
            <m:sty m:val="p"/>
          </m:rPr>
          <w:rPr>
            <w:rFonts w:ascii="Times New Roman" w:hAnsi="Times New Roman" w:cs="Times New Roman"/>
            <w:b w:val="0"/>
            <w:i w:val="0"/>
            <w:sz w:val="24"/>
          </w:rPr>
          <m:t xml:space="preserve"> +</m:t>
        </m:r>
        <m:sSub>
          <m:sSubPr>
            <m:ctrlPr>
              <w:rPr>
                <w:rFonts w:ascii="Cambria Math" w:hAnsi="Cambria Math" w:cs="Times New Roman"/>
                <w:sz w:val="24"/>
              </w:rPr>
            </m:ctrlPr>
          </m:sSubPr>
          <m:e>
            <m:r>
              <m:rPr>
                <m:nor/>
                <m:sty m:val="p"/>
              </m:rPr>
              <w:rPr>
                <w:rFonts w:ascii="Times New Roman" w:hAnsi="Times New Roman" w:cs="Times New Roman"/>
                <w:b w:val="0"/>
                <w:i w:val="0"/>
                <w:sz w:val="24"/>
              </w:rPr>
              <m:t xml:space="preserve"> </m:t>
            </m:r>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6</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GT</m:t>
        </m:r>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d</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β</m:t>
            </m:r>
            <m:ctrlPr>
              <w:rPr>
                <w:rFonts w:ascii="Cambria Math" w:hAnsi="Cambria Math" w:cs="Times New Roman"/>
                <w:sz w:val="24"/>
              </w:rPr>
            </m:ctrlPr>
          </m:e>
          <m:sub>
            <m:r>
              <m:rPr>
                <m:nor/>
                <m:sty m:val="p"/>
              </m:rPr>
              <w:rPr>
                <w:rFonts w:ascii="Times New Roman" w:hAnsi="Times New Roman" w:cs="Times New Roman"/>
                <w:b w:val="0"/>
                <w:i w:val="0"/>
                <w:sz w:val="24"/>
              </w:rPr>
              <m:t>7</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sSub>
          <m:sSubPr>
            <m:ctrlPr>
              <w:rPr>
                <w:rFonts w:ascii="Cambria Math" w:hAnsi="Cambria Math" w:cs="Times New Roman"/>
                <w:sz w:val="24"/>
              </w:rPr>
            </m:ctrlPr>
          </m:sSubPr>
          <m:e>
            <m:r>
              <m:rPr>
                <m:nor/>
              </m:rPr>
              <w:rPr>
                <w:rFonts w:ascii="Times New Roman" w:hAnsi="Times New Roman" w:cs="Times New Roman"/>
                <w:i/>
                <w:sz w:val="24"/>
              </w:rPr>
              <m:t>T</m:t>
            </m:r>
            <m:ctrlPr>
              <w:rPr>
                <w:rFonts w:ascii="Cambria Math" w:hAnsi="Cambria Math" w:cs="Times New Roman"/>
                <w:sz w:val="24"/>
              </w:rPr>
            </m:ctrlPr>
          </m:e>
          <m:sub>
            <m:r>
              <m:rPr>
                <m:nor/>
                <m:sty m:val="p"/>
              </m:rPr>
              <w:rPr>
                <w:rFonts w:ascii="Times New Roman" w:hAnsi="Times New Roman" w:cs="Times New Roman"/>
                <w:b w:val="0"/>
                <w:i w:val="0"/>
                <w:sz w:val="24"/>
              </w:rPr>
              <m:t>-</m:t>
            </m:r>
            <m:ctrlPr>
              <w:rPr>
                <w:rFonts w:ascii="Cambria Math" w:hAnsi="Cambria Math" w:cs="Times New Roman"/>
                <w:sz w:val="24"/>
              </w:rPr>
            </m:ctrlPr>
          </m:sub>
        </m:sSub>
        <m:r>
          <m:rPr>
            <m:nor/>
          </m:rPr>
          <w:rPr>
            <w:rFonts w:ascii="Times New Roman" w:hAnsi="Times New Roman" w:cs="Times New Roman"/>
            <w:i/>
            <w:sz w:val="24"/>
          </w:rPr>
          <m:t>G</m:t>
        </m:r>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P</m:t>
        </m:r>
        <m:sSub>
          <m:sSubPr>
            <m:ctrlPr>
              <w:rPr>
                <w:rFonts w:ascii="Cambria Math" w:hAnsi="Cambria Math" w:cs="Times New Roman"/>
                <w:sz w:val="24"/>
              </w:rPr>
            </m:ctrlPr>
          </m:sSubPr>
          <m:e>
            <m:r>
              <m:rPr>
                <m:nor/>
              </m:rPr>
              <w:rPr>
                <w:rFonts w:ascii="Times New Roman" w:hAnsi="Times New Roman" w:cs="Times New Roman"/>
                <w:i/>
                <w:sz w:val="24"/>
              </w:rPr>
              <m:t>B</m:t>
            </m:r>
            <m:ctrlPr>
              <w:rPr>
                <w:rFonts w:ascii="Cambria Math" w:hAnsi="Cambria Math" w:cs="Times New Roman"/>
                <w:sz w:val="24"/>
              </w:rPr>
            </m:ctrlPr>
          </m:e>
          <m:sub>
            <m:r>
              <m:rPr>
                <m:nor/>
              </m:rPr>
              <w:rPr>
                <w:rFonts w:ascii="Times New Roman" w:hAnsi="Times New Roman" w:cs="Times New Roman"/>
                <w:i/>
                <w:sz w:val="24"/>
              </w:rPr>
              <m:t>d</m:t>
            </m:r>
            <m:ctrlPr>
              <w:rPr>
                <w:rFonts w:ascii="Cambria Math" w:hAnsi="Cambria Math" w:cs="Times New Roman"/>
                <w:sz w:val="24"/>
              </w:rPr>
            </m:ctrlPr>
          </m:sub>
        </m:sSub>
        <m:r>
          <m:rPr>
            <m:nor/>
            <m:sty m:val="p"/>
          </m:rPr>
          <w:rPr>
            <w:rFonts w:ascii="Times New Roman" w:hAnsi="Times New Roman" w:cs="Times New Roman"/>
            <w:b w:val="0"/>
            <w:i w:val="0"/>
            <w:sz w:val="24"/>
          </w:rPr>
          <m:t xml:space="preserve"> + </m:t>
        </m:r>
        <m:r>
          <m:rPr>
            <m:nor/>
          </m:rPr>
          <w:rPr>
            <w:rFonts w:ascii="Times New Roman" w:hAnsi="Times New Roman" w:cs="Times New Roman"/>
            <w:i/>
            <w:sz w:val="24"/>
          </w:rPr>
          <m:t>ε</m:t>
        </m:r>
      </m:oMath>
      <w:r>
        <w:rPr>
          <w:rFonts w:ascii="Times New Roman" w:hAnsi="Times New Roman" w:cs="Times New Roman"/>
          <w:position w:val="-12"/>
          <w:sz w:val="24"/>
        </w:rPr>
        <w:tab/>
      </w:r>
      <w:r>
        <w:rPr>
          <w:rFonts w:hint="eastAsia" w:ascii="Times New Roman" w:hAnsi="Times New Roman" w:cs="Times New Roman"/>
          <w:position w:val="-12"/>
          <w:sz w:val="24"/>
        </w:rPr>
        <w:t xml:space="preserve">      </w:t>
      </w:r>
      <w:r>
        <w:rPr>
          <w:rFonts w:ascii="Times New Roman" w:hAnsi="Times New Roman" w:cs="Times New Roman"/>
          <w:sz w:val="24"/>
        </w:rPr>
        <w:t>(1</w:t>
      </w:r>
      <w:r>
        <w:rPr>
          <w:rFonts w:hint="eastAsia" w:ascii="Times New Roman" w:hAnsi="Times New Roman" w:cs="Times New Roman"/>
          <w:sz w:val="24"/>
        </w:rPr>
        <w:t>5</w:t>
      </w:r>
      <w:r>
        <w:rPr>
          <w:rFonts w:ascii="Times New Roman" w:hAnsi="Times New Roman" w:cs="Times New Roman"/>
          <w:sz w:val="24"/>
        </w:rPr>
        <w:t>)</w:t>
      </w:r>
    </w:p>
    <w:p w14:paraId="59D7FC23">
      <w:pPr>
        <w:suppressAutoHyphens/>
        <w:kinsoku w:val="0"/>
        <w:overflowPunct w:val="0"/>
        <w:autoSpaceDE w:val="0"/>
        <w:autoSpaceDN w:val="0"/>
        <w:adjustRightInd w:val="0"/>
        <w:snapToGrid w:val="0"/>
        <w:spacing w:line="360" w:lineRule="auto"/>
        <w:jc w:val="left"/>
        <w:rPr>
          <w:rFonts w:ascii="Times New Roman" w:hAnsi="Times New Roman" w:cs="Times New Roman"/>
          <w:sz w:val="24"/>
        </w:rPr>
      </w:pPr>
      <w:r>
        <w:rPr>
          <w:rFonts w:ascii="Times New Roman" w:hAnsi="Times New Roman" w:cs="Times New Roman"/>
          <w:sz w:val="24"/>
        </w:rPr>
        <w:t xml:space="preserve">where </w:t>
      </w:r>
      <w:r>
        <w:rPr>
          <w:rFonts w:hint="eastAsia" w:ascii="Times New Roman" w:hAnsi="Times New Roman" w:cs="Times New Roman"/>
          <w:i/>
          <w:iCs/>
          <w:sz w:val="24"/>
        </w:rPr>
        <w:t xml:space="preserve">TBU </w:t>
      </w:r>
      <w:r>
        <w:rPr>
          <w:rFonts w:ascii="Times New Roman" w:hAnsi="Times New Roman" w:cs="Times New Roman"/>
          <w:sz w:val="24"/>
        </w:rPr>
        <w:t xml:space="preserve">is the time of belief updating among </w:t>
      </w:r>
      <w:r>
        <w:rPr>
          <w:rFonts w:ascii="Times New Roman" w:hAnsi="Times New Roman" w:eastAsia="宋体" w:cs="Times New Roman"/>
          <w:sz w:val="24"/>
        </w:rPr>
        <w:t xml:space="preserve">the users; </w:t>
      </w:r>
      <w:r>
        <w:rPr>
          <w:rFonts w:hint="eastAsia" w:ascii="Times New Roman" w:hAnsi="Times New Roman" w:eastAsia="宋体" w:cs="Times New Roman"/>
          <w:i/>
          <w:iCs/>
          <w:sz w:val="24"/>
        </w:rPr>
        <w:t xml:space="preserve">In-out </w:t>
      </w:r>
      <w:r>
        <w:rPr>
          <w:rFonts w:ascii="Times New Roman" w:hAnsi="Times New Roman" w:eastAsia="宋体" w:cs="Times New Roman"/>
          <w:sz w:val="24"/>
        </w:rPr>
        <w:t xml:space="preserve">denotes the government’s targeting capacity, coded as 2 when refutation primarily targets users inside the rumor cocoon, 1 when refutation is randomly delivered either inside or outside the cocoon, and 0 when refutation primarily targets users outside the cocoon; </w:t>
      </w:r>
      <w:r>
        <w:rPr>
          <w:rFonts w:hint="eastAsia" w:ascii="Times New Roman" w:hAnsi="Times New Roman" w:cs="Times New Roman"/>
          <w:i/>
          <w:iCs/>
          <w:sz w:val="24"/>
        </w:rPr>
        <w:t xml:space="preserve">GT </w:t>
      </w:r>
      <w:r>
        <w:rPr>
          <w:rFonts w:ascii="Times New Roman" w:hAnsi="Times New Roman" w:cs="Times New Roman"/>
          <w:sz w:val="24"/>
        </w:rPr>
        <w:t xml:space="preserve">is government credibility; </w:t>
      </w:r>
      <w:r>
        <w:rPr>
          <w:rFonts w:hint="eastAsia" w:ascii="Times New Roman" w:hAnsi="Times New Roman" w:cs="Times New Roman"/>
          <w:i/>
          <w:iCs/>
          <w:sz w:val="24"/>
        </w:rPr>
        <w:t xml:space="preserve">T_G </w:t>
      </w:r>
      <w:r>
        <w:rPr>
          <w:rFonts w:ascii="Times New Roman" w:hAnsi="Times New Roman" w:cs="Times New Roman"/>
          <w:sz w:val="24"/>
        </w:rPr>
        <w:t>is</w:t>
      </w:r>
      <w:r>
        <w:rPr>
          <w:rFonts w:ascii="Times New Roman" w:hAnsi="Times New Roman" w:cs="Times New Roman"/>
          <w:position w:val="-10"/>
          <w:sz w:val="24"/>
        </w:rPr>
        <w:t xml:space="preserve"> </w:t>
      </w:r>
      <w:r>
        <w:rPr>
          <w:rFonts w:ascii="Times New Roman" w:hAnsi="Times New Roman" w:cs="Times New Roman"/>
          <w:sz w:val="24"/>
        </w:rPr>
        <w:t xml:space="preserve">the delayed time of governmental rumor refutation; </w:t>
      </w:r>
      <w:r>
        <w:rPr>
          <w:rFonts w:hint="eastAsia" w:ascii="Times New Roman" w:hAnsi="Times New Roman" w:cs="Times New Roman"/>
          <w:i/>
          <w:iCs/>
          <w:sz w:val="24"/>
        </w:rPr>
        <w:t>PB</w:t>
      </w:r>
      <w:r>
        <w:rPr>
          <w:rFonts w:hint="eastAsia" w:ascii="Times New Roman" w:hAnsi="Times New Roman" w:cs="Times New Roman"/>
          <w:i/>
          <w:iCs/>
          <w:sz w:val="24"/>
          <w:vertAlign w:val="subscript"/>
        </w:rPr>
        <w:t xml:space="preserve">d </w:t>
      </w:r>
      <w:r>
        <w:rPr>
          <w:rFonts w:ascii="Times New Roman" w:hAnsi="Times New Roman" w:cs="Times New Roman"/>
          <w:sz w:val="24"/>
        </w:rPr>
        <w:t xml:space="preserve">is the degree of </w:t>
      </w:r>
      <w:r>
        <w:rPr>
          <w:rFonts w:hint="eastAsia" w:ascii="Times New Roman" w:hAnsi="Times New Roman" w:cs="Times New Roman"/>
          <w:sz w:val="24"/>
        </w:rPr>
        <w:t>group</w:t>
      </w:r>
      <w:r>
        <w:rPr>
          <w:rFonts w:ascii="Times New Roman" w:hAnsi="Times New Roman" w:cs="Times New Roman"/>
          <w:sz w:val="24"/>
        </w:rPr>
        <w:t xml:space="preserve"> cocooning;</w:t>
      </w:r>
      <w:r>
        <w:rPr>
          <w:rFonts w:hint="eastAsia" w:ascii="Times New Roman" w:hAnsi="Times New Roman" w:cs="Times New Roman"/>
          <w:sz w:val="24"/>
        </w:rPr>
        <w:t xml:space="preserve"> </w:t>
      </w:r>
      <w:r>
        <w:rPr>
          <w:rFonts w:ascii="Times New Roman" w:hAnsi="Times New Roman" w:cs="Times New Roman"/>
          <w:i/>
          <w:iCs/>
          <w:sz w:val="24"/>
        </w:rPr>
        <w:t>β</w:t>
      </w:r>
      <w:r>
        <w:rPr>
          <w:rFonts w:ascii="Times New Roman" w:hAnsi="Times New Roman" w:cs="Times New Roman"/>
          <w:i/>
          <w:iCs/>
          <w:sz w:val="24"/>
          <w:vertAlign w:val="subscript"/>
        </w:rPr>
        <w:t>0</w:t>
      </w:r>
      <w:r>
        <w:rPr>
          <w:rFonts w:hint="eastAsia" w:ascii="Times New Roman" w:hAnsi="Times New Roman" w:cs="Times New Roman"/>
          <w:i/>
          <w:iCs/>
          <w:sz w:val="24"/>
          <w:vertAlign w:val="subscript"/>
        </w:rPr>
        <w:t xml:space="preserve"> </w:t>
      </w:r>
      <w:r>
        <w:rPr>
          <w:rFonts w:ascii="Times New Roman" w:hAnsi="Times New Roman" w:cs="Times New Roman"/>
          <w:sz w:val="24"/>
        </w:rPr>
        <w:t>is the constant term; and</w:t>
      </w:r>
      <w:r>
        <w:rPr>
          <w:rFonts w:ascii="Times New Roman" w:hAnsi="Times New Roman" w:cs="Times New Roman"/>
          <w:position w:val="-12"/>
          <w:sz w:val="24"/>
        </w:rPr>
        <w:t xml:space="preserve"> </w:t>
      </w:r>
      <w:r>
        <w:rPr>
          <w:rFonts w:ascii="Times New Roman" w:hAnsi="Times New Roman" w:cs="Times New Roman"/>
          <w:i/>
          <w:iCs/>
          <w:sz w:val="24"/>
        </w:rPr>
        <w:t>ε</w:t>
      </w:r>
      <w:r>
        <w:rPr>
          <w:rFonts w:hint="eastAsia" w:ascii="Times New Roman" w:hAnsi="Times New Roman" w:cs="Times New Roman"/>
          <w:i/>
          <w:iCs/>
          <w:sz w:val="24"/>
        </w:rPr>
        <w:t xml:space="preserve"> </w:t>
      </w:r>
      <w:r>
        <w:rPr>
          <w:rFonts w:ascii="Times New Roman" w:hAnsi="Times New Roman" w:cs="Times New Roman"/>
          <w:sz w:val="24"/>
        </w:rPr>
        <w:t>is the residual error</w:t>
      </w:r>
      <w:r>
        <w:rPr>
          <w:rFonts w:hint="eastAsia" w:ascii="Times New Roman" w:hAnsi="Times New Roman" w:cs="Times New Roman"/>
          <w:sz w:val="24"/>
        </w:rPr>
        <w:t>.</w:t>
      </w:r>
    </w:p>
    <w:bookmarkEnd w:id="54"/>
    <w:bookmarkEnd w:id="55"/>
    <w:p w14:paraId="4DF0A8F9">
      <w:pPr>
        <w:pStyle w:val="3"/>
        <w:suppressAutoHyphens/>
        <w:kinsoku w:val="0"/>
        <w:overflowPunct w:val="0"/>
        <w:autoSpaceDE w:val="0"/>
        <w:autoSpaceDN w:val="0"/>
        <w:adjustRightInd w:val="0"/>
        <w:snapToGrid w:val="0"/>
        <w:rPr>
          <w:rFonts w:ascii="Times New Roman" w:hAnsi="Times New Roman" w:cs="Times New Roman"/>
          <w:sz w:val="24"/>
        </w:rPr>
      </w:pPr>
      <w:r>
        <w:rPr>
          <w:rFonts w:ascii="Times New Roman" w:hAnsi="Times New Roman" w:cs="Times New Roman"/>
          <w:b/>
          <w:bCs/>
          <w:sz w:val="24"/>
        </w:rPr>
        <w:t xml:space="preserve">Table </w:t>
      </w:r>
      <w:r>
        <w:rPr>
          <w:rFonts w:hint="eastAsia" w:ascii="Times New Roman" w:hAnsi="Times New Roman" w:cs="Times New Roman"/>
          <w:b/>
          <w:bCs/>
          <w:sz w:val="24"/>
        </w:rPr>
        <w:t>4</w:t>
      </w:r>
      <w:r>
        <w:rPr>
          <w:rFonts w:ascii="Times New Roman" w:hAnsi="Times New Roman" w:cs="Times New Roman"/>
          <w:b/>
          <w:bCs/>
          <w:sz w:val="24"/>
        </w:rPr>
        <w:t xml:space="preserve">. </w:t>
      </w:r>
      <w:r>
        <w:rPr>
          <w:rFonts w:hint="eastAsia" w:ascii="Times New Roman" w:hAnsi="Times New Roman" w:cs="Times New Roman"/>
          <w:sz w:val="24"/>
        </w:rPr>
        <w:t xml:space="preserve">Regression of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sz w:val="24"/>
        </w:rPr>
        <w:t>,</w:t>
      </w:r>
      <w:r>
        <w:rPr>
          <w:rFonts w:hint="eastAsia" w:ascii="Times New Roman" w:hAnsi="Times New Roman" w:cs="Times New Roman"/>
          <w:position w:val="-12"/>
          <w:sz w:val="24"/>
        </w:rPr>
        <w:t xml:space="preserve"> </w:t>
      </w:r>
      <w:r>
        <w:rPr>
          <w:rFonts w:hint="eastAsia" w:ascii="Times New Roman" w:hAnsi="Times New Roman" w:cs="Times New Roman"/>
          <w:sz w:val="24"/>
        </w:rPr>
        <w:t>Government capacities (</w:t>
      </w:r>
      <w:r>
        <w:rPr>
          <w:rFonts w:hint="eastAsia" w:ascii="Times New Roman" w:hAnsi="Times New Roman" w:eastAsia="宋体" w:cs="Times New Roman"/>
          <w:i/>
          <w:iCs/>
          <w:sz w:val="24"/>
        </w:rPr>
        <w:t>In-out</w:t>
      </w:r>
      <w:r>
        <w:rPr>
          <w:rFonts w:ascii="Times New Roman" w:hAnsi="Times New Roman" w:cs="Times New Roman"/>
          <w:sz w:val="24"/>
        </w:rPr>
        <w:t xml:space="preserve">, </w:t>
      </w:r>
      <w:r>
        <w:rPr>
          <w:rFonts w:hint="eastAsia" w:ascii="Times New Roman" w:hAnsi="Times New Roman" w:cs="Times New Roman"/>
          <w:i/>
          <w:iCs/>
          <w:sz w:val="24"/>
        </w:rPr>
        <w:t>GT</w:t>
      </w:r>
      <w:r>
        <w:rPr>
          <w:rFonts w:ascii="Times New Roman" w:hAnsi="Times New Roman" w:cs="Times New Roman"/>
          <w:sz w:val="24"/>
        </w:rPr>
        <w:t xml:space="preserve">, and </w:t>
      </w:r>
      <w:r>
        <w:rPr>
          <w:rFonts w:hint="eastAsia" w:ascii="Times New Roman" w:hAnsi="Times New Roman" w:cs="Times New Roman"/>
          <w:i/>
          <w:iCs/>
          <w:sz w:val="24"/>
        </w:rPr>
        <w:t>T_G</w:t>
      </w:r>
      <w:r>
        <w:rPr>
          <w:rFonts w:hint="eastAsia" w:ascii="Times New Roman" w:hAnsi="Times New Roman" w:cs="Times New Roman"/>
          <w:sz w:val="24"/>
        </w:rPr>
        <w:t xml:space="preserve">) and </w:t>
      </w:r>
      <w:r>
        <w:rPr>
          <w:rFonts w:hint="eastAsia" w:ascii="Times New Roman" w:hAnsi="Times New Roman" w:cs="Times New Roman"/>
          <w:i/>
          <w:iCs/>
          <w:sz w:val="24"/>
        </w:rPr>
        <w:t>TBU</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0"/>
        <w:gridCol w:w="2310"/>
        <w:gridCol w:w="2311"/>
        <w:gridCol w:w="2311"/>
      </w:tblGrid>
      <w:tr w14:paraId="5411FF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bottom w:val="single" w:color="auto" w:sz="8" w:space="0"/>
            </w:tcBorders>
            <w:vAlign w:val="center"/>
          </w:tcPr>
          <w:p w14:paraId="248F45A1">
            <w:pPr>
              <w:jc w:val="center"/>
              <w:rPr>
                <w:rFonts w:ascii="Times New Roman" w:hAnsi="Times New Roman" w:cs="Times New Roman"/>
              </w:rPr>
            </w:pPr>
          </w:p>
        </w:tc>
        <w:tc>
          <w:tcPr>
            <w:tcW w:w="2310" w:type="dxa"/>
            <w:tcBorders>
              <w:bottom w:val="single" w:color="auto" w:sz="8" w:space="0"/>
            </w:tcBorders>
            <w:vAlign w:val="center"/>
          </w:tcPr>
          <w:p w14:paraId="276EFDEB">
            <w:pPr>
              <w:jc w:val="center"/>
              <w:rPr>
                <w:rFonts w:ascii="Times New Roman" w:hAnsi="Times New Roman" w:cs="Times New Roman"/>
              </w:rPr>
            </w:pPr>
            <w:r>
              <w:rPr>
                <w:rFonts w:hint="eastAsia" w:ascii="Times New Roman" w:hAnsi="Times New Roman" w:cs="Times New Roman"/>
                <w:szCs w:val="21"/>
              </w:rPr>
              <w:t>Model 1</w:t>
            </w:r>
          </w:p>
        </w:tc>
        <w:tc>
          <w:tcPr>
            <w:tcW w:w="2311" w:type="dxa"/>
            <w:tcBorders>
              <w:bottom w:val="single" w:color="auto" w:sz="8" w:space="0"/>
            </w:tcBorders>
            <w:vAlign w:val="center"/>
          </w:tcPr>
          <w:p w14:paraId="680FDE56">
            <w:pPr>
              <w:jc w:val="center"/>
              <w:rPr>
                <w:rFonts w:ascii="Times New Roman" w:hAnsi="Times New Roman" w:cs="Times New Roman"/>
              </w:rPr>
            </w:pPr>
            <w:r>
              <w:rPr>
                <w:rFonts w:hint="eastAsia" w:ascii="Times New Roman" w:hAnsi="Times New Roman" w:cs="Times New Roman"/>
                <w:szCs w:val="21"/>
              </w:rPr>
              <w:t>Model 2</w:t>
            </w:r>
          </w:p>
        </w:tc>
        <w:tc>
          <w:tcPr>
            <w:tcW w:w="2311" w:type="dxa"/>
            <w:tcBorders>
              <w:bottom w:val="single" w:color="auto" w:sz="8" w:space="0"/>
            </w:tcBorders>
            <w:vAlign w:val="center"/>
          </w:tcPr>
          <w:p w14:paraId="43D16B66">
            <w:pPr>
              <w:jc w:val="center"/>
              <w:rPr>
                <w:rFonts w:ascii="Times New Roman" w:hAnsi="Times New Roman" w:cs="Times New Roman"/>
              </w:rPr>
            </w:pPr>
            <w:r>
              <w:rPr>
                <w:rFonts w:hint="eastAsia" w:ascii="Times New Roman" w:hAnsi="Times New Roman" w:cs="Times New Roman"/>
                <w:szCs w:val="21"/>
              </w:rPr>
              <w:t>Model 3</w:t>
            </w:r>
          </w:p>
        </w:tc>
      </w:tr>
      <w:tr w14:paraId="7FAF16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op w:val="single" w:color="auto" w:sz="8" w:space="0"/>
              <w:tl2br w:val="nil"/>
              <w:tr2bl w:val="nil"/>
            </w:tcBorders>
            <w:vAlign w:val="center"/>
          </w:tcPr>
          <w:p w14:paraId="5194C33A">
            <w:pPr>
              <w:jc w:val="center"/>
              <w:rPr>
                <w:rFonts w:ascii="Times New Roman" w:hAnsi="Times New Roman" w:cs="Times New Roman"/>
              </w:rPr>
            </w:pPr>
            <w:r>
              <w:rPr>
                <w:rFonts w:hint="eastAsia" w:ascii="Times New Roman" w:hAnsi="Times New Roman" w:cs="Times New Roman"/>
                <w:i/>
                <w:iCs/>
                <w:szCs w:val="21"/>
              </w:rPr>
              <w:t>Constant</w:t>
            </w:r>
          </w:p>
        </w:tc>
        <w:tc>
          <w:tcPr>
            <w:tcW w:w="2310" w:type="dxa"/>
            <w:tcBorders>
              <w:top w:val="single" w:color="auto" w:sz="8" w:space="0"/>
              <w:tl2br w:val="nil"/>
              <w:tr2bl w:val="nil"/>
            </w:tcBorders>
            <w:vAlign w:val="center"/>
          </w:tcPr>
          <w:p w14:paraId="53125984">
            <w:pPr>
              <w:jc w:val="center"/>
              <w:rPr>
                <w:rFonts w:ascii="Times New Roman" w:hAnsi="Times New Roman" w:cs="Times New Roman"/>
              </w:rPr>
            </w:pPr>
            <w:r>
              <w:rPr>
                <w:rFonts w:hint="eastAsia" w:ascii="Times New Roman" w:hAnsi="Times New Roman" w:cs="Times New Roman"/>
              </w:rPr>
              <w:t>1.</w:t>
            </w:r>
            <w:r>
              <w:rPr>
                <w:rFonts w:hint="eastAsia" w:ascii="Times New Roman" w:hAnsi="Times New Roman" w:cs="Times New Roman"/>
                <w:lang w:val="en-US" w:eastAsia="zh-CN"/>
              </w:rPr>
              <w:t>990</w:t>
            </w:r>
            <w:r>
              <w:rPr>
                <w:rFonts w:hint="eastAsia" w:ascii="Times New Roman" w:hAnsi="Times New Roman" w:cs="Times New Roman"/>
                <w:vertAlign w:val="superscript"/>
              </w:rPr>
              <w:t>**</w:t>
            </w:r>
            <w:r>
              <w:rPr>
                <w:rFonts w:hint="eastAsia" w:ascii="Times New Roman" w:hAnsi="Times New Roman" w:cs="Times New Roman"/>
              </w:rPr>
              <w:t xml:space="preserve"> (0.056)</w:t>
            </w:r>
          </w:p>
        </w:tc>
        <w:tc>
          <w:tcPr>
            <w:tcW w:w="2311" w:type="dxa"/>
            <w:tcBorders>
              <w:top w:val="single" w:color="auto" w:sz="8" w:space="0"/>
              <w:tl2br w:val="nil"/>
              <w:tr2bl w:val="nil"/>
            </w:tcBorders>
            <w:vAlign w:val="center"/>
          </w:tcPr>
          <w:p w14:paraId="020107CE">
            <w:pPr>
              <w:jc w:val="center"/>
              <w:rPr>
                <w:rFonts w:ascii="Times New Roman" w:hAnsi="Times New Roman" w:cs="Times New Roman"/>
              </w:rPr>
            </w:pPr>
            <w:r>
              <w:rPr>
                <w:rFonts w:hint="eastAsia" w:ascii="Times New Roman" w:hAnsi="Times New Roman" w:cs="Times New Roman"/>
              </w:rPr>
              <w:t>1.</w:t>
            </w:r>
            <w:r>
              <w:rPr>
                <w:rFonts w:hint="eastAsia" w:ascii="Times New Roman" w:hAnsi="Times New Roman" w:cs="Times New Roman"/>
                <w:lang w:val="en-US" w:eastAsia="zh-CN"/>
              </w:rPr>
              <w:t>993</w:t>
            </w:r>
            <w:r>
              <w:rPr>
                <w:rFonts w:hint="eastAsia" w:ascii="Times New Roman" w:hAnsi="Times New Roman" w:cs="Times New Roman"/>
                <w:vertAlign w:val="superscript"/>
              </w:rPr>
              <w:t>***</w:t>
            </w:r>
            <w:r>
              <w:rPr>
                <w:rFonts w:hint="eastAsia" w:ascii="Times New Roman" w:hAnsi="Times New Roman" w:cs="Times New Roman"/>
              </w:rPr>
              <w:t>(0.05</w:t>
            </w:r>
            <w:r>
              <w:rPr>
                <w:rFonts w:hint="eastAsia" w:ascii="Times New Roman" w:hAnsi="Times New Roman" w:cs="Times New Roman"/>
                <w:lang w:val="en-US" w:eastAsia="zh-CN"/>
              </w:rPr>
              <w:t>9</w:t>
            </w:r>
            <w:r>
              <w:rPr>
                <w:rFonts w:hint="eastAsia" w:ascii="Times New Roman" w:hAnsi="Times New Roman" w:cs="Times New Roman"/>
              </w:rPr>
              <w:t>)</w:t>
            </w:r>
          </w:p>
        </w:tc>
        <w:tc>
          <w:tcPr>
            <w:tcW w:w="2311" w:type="dxa"/>
            <w:tcBorders>
              <w:top w:val="single" w:color="auto" w:sz="8" w:space="0"/>
              <w:tl2br w:val="nil"/>
              <w:tr2bl w:val="nil"/>
            </w:tcBorders>
            <w:vAlign w:val="center"/>
          </w:tcPr>
          <w:p w14:paraId="7C951E0F">
            <w:pPr>
              <w:jc w:val="center"/>
              <w:rPr>
                <w:rFonts w:ascii="Times New Roman" w:hAnsi="Times New Roman" w:cs="Times New Roman"/>
              </w:rPr>
            </w:pPr>
            <w:r>
              <w:rPr>
                <w:rFonts w:hint="eastAsia" w:ascii="Times New Roman" w:hAnsi="Times New Roman" w:cs="Times New Roman"/>
                <w:lang w:val="en-US" w:eastAsia="zh-CN"/>
              </w:rPr>
              <w:t>0.000</w:t>
            </w:r>
            <w:r>
              <w:rPr>
                <w:rFonts w:hint="eastAsia" w:ascii="Times New Roman" w:hAnsi="Times New Roman" w:cs="Times New Roman"/>
                <w:vertAlign w:val="superscript"/>
              </w:rPr>
              <w:t>***</w:t>
            </w:r>
            <w:r>
              <w:rPr>
                <w:rFonts w:hint="eastAsia" w:ascii="Times New Roman" w:hAnsi="Times New Roman" w:cs="Times New Roman"/>
              </w:rPr>
              <w:t>(0.0</w:t>
            </w:r>
            <w:r>
              <w:rPr>
                <w:rFonts w:hint="eastAsia" w:ascii="Times New Roman" w:hAnsi="Times New Roman" w:cs="Times New Roman"/>
                <w:lang w:val="en-US" w:eastAsia="zh-CN"/>
              </w:rPr>
              <w:t>18</w:t>
            </w:r>
            <w:r>
              <w:rPr>
                <w:rFonts w:hint="eastAsia" w:ascii="Times New Roman" w:hAnsi="Times New Roman" w:cs="Times New Roman"/>
              </w:rPr>
              <w:t>)</w:t>
            </w:r>
          </w:p>
        </w:tc>
      </w:tr>
      <w:tr w14:paraId="32A93E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7AFCDAAB">
            <w:pPr>
              <w:jc w:val="center"/>
              <w:rPr>
                <w:rFonts w:ascii="Times New Roman" w:hAnsi="Times New Roman" w:cs="Times New Roman"/>
              </w:rPr>
            </w:pPr>
            <w:r>
              <w:rPr>
                <w:rFonts w:hint="eastAsia" w:ascii="Times New Roman" w:hAnsi="Times New Roman" w:cs="Times New Roman"/>
                <w:i/>
                <w:iCs/>
                <w:position w:val="-12"/>
                <w:szCs w:val="21"/>
              </w:rPr>
              <w:t>In-out</w:t>
            </w:r>
          </w:p>
        </w:tc>
        <w:tc>
          <w:tcPr>
            <w:tcW w:w="2310" w:type="dxa"/>
            <w:tcBorders>
              <w:tl2br w:val="nil"/>
              <w:tr2bl w:val="nil"/>
            </w:tcBorders>
            <w:vAlign w:val="center"/>
          </w:tcPr>
          <w:p w14:paraId="515DC86F">
            <w:pPr>
              <w:jc w:val="center"/>
              <w:rPr>
                <w:rFonts w:ascii="Times New Roman" w:hAnsi="Times New Roman" w:cs="Times New Roman"/>
              </w:rPr>
            </w:pPr>
            <w:r>
              <w:rPr>
                <w:rFonts w:hint="eastAsia" w:ascii="Times New Roman" w:hAnsi="Times New Roman" w:cs="Times New Roman"/>
              </w:rPr>
              <w:t>-0.233</w:t>
            </w:r>
            <w:r>
              <w:rPr>
                <w:rFonts w:hint="eastAsia" w:ascii="Times New Roman" w:hAnsi="Times New Roman" w:cs="Times New Roman"/>
                <w:vertAlign w:val="superscript"/>
              </w:rPr>
              <w:t>***</w:t>
            </w:r>
            <w:r>
              <w:rPr>
                <w:rFonts w:hint="eastAsia" w:ascii="Times New Roman" w:hAnsi="Times New Roman" w:cs="Times New Roman"/>
              </w:rPr>
              <w:t>(0.018)</w:t>
            </w:r>
          </w:p>
        </w:tc>
        <w:tc>
          <w:tcPr>
            <w:tcW w:w="2311" w:type="dxa"/>
            <w:tcBorders>
              <w:tl2br w:val="nil"/>
              <w:tr2bl w:val="nil"/>
            </w:tcBorders>
            <w:vAlign w:val="center"/>
          </w:tcPr>
          <w:p w14:paraId="15DF1CF9">
            <w:pPr>
              <w:jc w:val="center"/>
              <w:rPr>
                <w:rFonts w:ascii="Times New Roman" w:hAnsi="Times New Roman" w:cs="Times New Roman"/>
              </w:rPr>
            </w:pPr>
            <w:r>
              <w:rPr>
                <w:rFonts w:hint="eastAsia" w:ascii="Times New Roman" w:hAnsi="Times New Roman" w:cs="Times New Roman"/>
              </w:rPr>
              <w:t>-0.2</w:t>
            </w:r>
            <w:r>
              <w:rPr>
                <w:rFonts w:hint="eastAsia" w:ascii="Times New Roman" w:hAnsi="Times New Roman" w:cs="Times New Roman"/>
                <w:lang w:val="en-US" w:eastAsia="zh-CN"/>
              </w:rPr>
              <w:t>84</w:t>
            </w:r>
            <w:r>
              <w:rPr>
                <w:rFonts w:hint="eastAsia" w:ascii="Times New Roman" w:hAnsi="Times New Roman" w:cs="Times New Roman"/>
                <w:vertAlign w:val="superscript"/>
              </w:rPr>
              <w:t>***</w:t>
            </w:r>
            <w:r>
              <w:rPr>
                <w:rFonts w:hint="eastAsia" w:ascii="Times New Roman" w:hAnsi="Times New Roman" w:cs="Times New Roman"/>
              </w:rPr>
              <w:t>(0.0</w:t>
            </w:r>
            <w:r>
              <w:rPr>
                <w:rFonts w:hint="eastAsia" w:ascii="Times New Roman" w:hAnsi="Times New Roman" w:cs="Times New Roman"/>
                <w:lang w:val="en-US" w:eastAsia="zh-CN"/>
              </w:rPr>
              <w:t>22</w:t>
            </w:r>
            <w:r>
              <w:rPr>
                <w:rFonts w:hint="eastAsia" w:ascii="Times New Roman" w:hAnsi="Times New Roman" w:cs="Times New Roman"/>
              </w:rPr>
              <w:t>)</w:t>
            </w:r>
          </w:p>
        </w:tc>
        <w:tc>
          <w:tcPr>
            <w:tcW w:w="2311" w:type="dxa"/>
            <w:tcBorders>
              <w:tl2br w:val="nil"/>
              <w:tr2bl w:val="nil"/>
            </w:tcBorders>
            <w:vAlign w:val="center"/>
          </w:tcPr>
          <w:p w14:paraId="2B673D59">
            <w:pPr>
              <w:jc w:val="center"/>
              <w:rPr>
                <w:rFonts w:ascii="Times New Roman" w:hAnsi="Times New Roman" w:cs="Times New Roman"/>
              </w:rPr>
            </w:pPr>
            <w:r>
              <w:rPr>
                <w:rFonts w:hint="eastAsia" w:ascii="Times New Roman" w:hAnsi="Times New Roman" w:cs="Times New Roman"/>
              </w:rPr>
              <w:t>-0.28</w:t>
            </w:r>
            <w:r>
              <w:rPr>
                <w:rFonts w:hint="eastAsia" w:ascii="Times New Roman" w:hAnsi="Times New Roman" w:cs="Times New Roman"/>
                <w:lang w:val="en-US" w:eastAsia="zh-CN"/>
              </w:rPr>
              <w:t>4</w:t>
            </w:r>
            <w:r>
              <w:rPr>
                <w:rFonts w:hint="eastAsia" w:ascii="Times New Roman" w:hAnsi="Times New Roman" w:cs="Times New Roman"/>
                <w:vertAlign w:val="superscript"/>
              </w:rPr>
              <w:t>***</w:t>
            </w:r>
            <w:r>
              <w:rPr>
                <w:rFonts w:hint="eastAsia" w:ascii="Times New Roman" w:hAnsi="Times New Roman" w:cs="Times New Roman"/>
              </w:rPr>
              <w:t>(0.0</w:t>
            </w:r>
            <w:r>
              <w:rPr>
                <w:rFonts w:hint="eastAsia" w:ascii="Times New Roman" w:hAnsi="Times New Roman" w:cs="Times New Roman"/>
                <w:lang w:val="en-US" w:eastAsia="zh-CN"/>
              </w:rPr>
              <w:t>22</w:t>
            </w:r>
            <w:r>
              <w:rPr>
                <w:rFonts w:hint="eastAsia" w:ascii="Times New Roman" w:hAnsi="Times New Roman" w:cs="Times New Roman"/>
              </w:rPr>
              <w:t>)</w:t>
            </w:r>
          </w:p>
        </w:tc>
      </w:tr>
      <w:tr w14:paraId="2A8642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trPr>
        <w:tc>
          <w:tcPr>
            <w:tcW w:w="2310" w:type="dxa"/>
            <w:tcBorders>
              <w:tl2br w:val="nil"/>
              <w:tr2bl w:val="nil"/>
            </w:tcBorders>
            <w:vAlign w:val="center"/>
          </w:tcPr>
          <w:p w14:paraId="21C9ACF5">
            <w:pPr>
              <w:jc w:val="center"/>
              <w:rPr>
                <w:rFonts w:ascii="Times New Roman" w:hAnsi="Times New Roman" w:cs="Times New Roman"/>
              </w:rPr>
            </w:pPr>
            <w:r>
              <w:rPr>
                <w:rFonts w:hint="eastAsia" w:ascii="Times New Roman" w:hAnsi="Times New Roman" w:cs="Times New Roman"/>
                <w:i/>
                <w:iCs/>
                <w:position w:val="-12"/>
                <w:szCs w:val="21"/>
              </w:rPr>
              <w:t>GT</w:t>
            </w:r>
          </w:p>
        </w:tc>
        <w:tc>
          <w:tcPr>
            <w:tcW w:w="2310" w:type="dxa"/>
            <w:tcBorders>
              <w:tl2br w:val="nil"/>
              <w:tr2bl w:val="nil"/>
            </w:tcBorders>
            <w:vAlign w:val="center"/>
          </w:tcPr>
          <w:p w14:paraId="50FCF790">
            <w:pPr>
              <w:jc w:val="center"/>
              <w:rPr>
                <w:rFonts w:ascii="Times New Roman" w:hAnsi="Times New Roman" w:cs="Times New Roman"/>
              </w:rPr>
            </w:pPr>
            <w:r>
              <w:rPr>
                <w:rFonts w:hint="eastAsia" w:ascii="Times New Roman" w:hAnsi="Times New Roman" w:cs="Times New Roman"/>
              </w:rPr>
              <w:t>-2.8</w:t>
            </w:r>
            <w:r>
              <w:rPr>
                <w:rFonts w:hint="eastAsia" w:ascii="Times New Roman" w:hAnsi="Times New Roman" w:cs="Times New Roman"/>
                <w:lang w:val="en-US" w:eastAsia="zh-CN"/>
              </w:rPr>
              <w:t>43</w:t>
            </w:r>
            <w:r>
              <w:rPr>
                <w:rFonts w:hint="eastAsia" w:ascii="Times New Roman" w:hAnsi="Times New Roman" w:cs="Times New Roman"/>
                <w:vertAlign w:val="superscript"/>
              </w:rPr>
              <w:t>***</w:t>
            </w:r>
            <w:r>
              <w:rPr>
                <w:rFonts w:hint="eastAsia" w:ascii="Times New Roman" w:hAnsi="Times New Roman" w:cs="Times New Roman"/>
              </w:rPr>
              <w:t>(0.0</w:t>
            </w:r>
            <w:r>
              <w:rPr>
                <w:rFonts w:hint="eastAsia" w:ascii="Times New Roman" w:hAnsi="Times New Roman" w:cs="Times New Roman"/>
                <w:lang w:val="en-US" w:eastAsia="zh-CN"/>
              </w:rPr>
              <w:t>72</w:t>
            </w:r>
            <w:r>
              <w:rPr>
                <w:rFonts w:hint="eastAsia" w:ascii="Times New Roman" w:hAnsi="Times New Roman" w:cs="Times New Roman"/>
              </w:rPr>
              <w:t>)</w:t>
            </w:r>
          </w:p>
        </w:tc>
        <w:tc>
          <w:tcPr>
            <w:tcW w:w="2311" w:type="dxa"/>
            <w:tcBorders>
              <w:tl2br w:val="nil"/>
              <w:tr2bl w:val="nil"/>
            </w:tcBorders>
            <w:vAlign w:val="center"/>
          </w:tcPr>
          <w:p w14:paraId="13B230DF">
            <w:pPr>
              <w:jc w:val="center"/>
              <w:rPr>
                <w:rFonts w:ascii="Times New Roman" w:hAnsi="Times New Roman" w:cs="Times New Roman"/>
              </w:rPr>
            </w:pPr>
            <w:r>
              <w:rPr>
                <w:rFonts w:hint="eastAsia" w:ascii="Times New Roman" w:hAnsi="Times New Roman" w:cs="Times New Roman"/>
              </w:rPr>
              <w:t>-2.</w:t>
            </w:r>
            <w:r>
              <w:rPr>
                <w:rFonts w:hint="eastAsia" w:ascii="Times New Roman" w:hAnsi="Times New Roman" w:cs="Times New Roman"/>
                <w:lang w:val="en-US" w:eastAsia="zh-CN"/>
              </w:rPr>
              <w:t>843</w:t>
            </w:r>
            <w:r>
              <w:rPr>
                <w:rFonts w:hint="eastAsia" w:ascii="Times New Roman" w:hAnsi="Times New Roman" w:cs="Times New Roman"/>
                <w:vertAlign w:val="superscript"/>
              </w:rPr>
              <w:t>***</w:t>
            </w:r>
            <w:r>
              <w:rPr>
                <w:rFonts w:hint="eastAsia" w:ascii="Times New Roman" w:hAnsi="Times New Roman" w:cs="Times New Roman"/>
              </w:rPr>
              <w:t>(0.0</w:t>
            </w:r>
            <w:r>
              <w:rPr>
                <w:rFonts w:hint="eastAsia" w:ascii="Times New Roman" w:hAnsi="Times New Roman" w:cs="Times New Roman"/>
                <w:lang w:val="en-US" w:eastAsia="zh-CN"/>
              </w:rPr>
              <w:t>72</w:t>
            </w:r>
            <w:r>
              <w:rPr>
                <w:rFonts w:hint="eastAsia" w:ascii="Times New Roman" w:hAnsi="Times New Roman" w:cs="Times New Roman"/>
              </w:rPr>
              <w:t>)</w:t>
            </w:r>
          </w:p>
        </w:tc>
        <w:tc>
          <w:tcPr>
            <w:tcW w:w="2311" w:type="dxa"/>
            <w:tcBorders>
              <w:tl2br w:val="nil"/>
              <w:tr2bl w:val="nil"/>
            </w:tcBorders>
            <w:vAlign w:val="center"/>
          </w:tcPr>
          <w:p w14:paraId="3609A185">
            <w:pPr>
              <w:jc w:val="center"/>
              <w:rPr>
                <w:rFonts w:ascii="Times New Roman" w:hAnsi="Times New Roman" w:cs="Times New Roman"/>
              </w:rPr>
            </w:pPr>
            <w:r>
              <w:rPr>
                <w:rFonts w:hint="eastAsia" w:ascii="Times New Roman" w:hAnsi="Times New Roman" w:cs="Times New Roman"/>
              </w:rPr>
              <w:t>-2.8</w:t>
            </w:r>
            <w:r>
              <w:rPr>
                <w:rFonts w:hint="eastAsia" w:ascii="Times New Roman" w:hAnsi="Times New Roman" w:cs="Times New Roman"/>
                <w:lang w:val="en-US" w:eastAsia="zh-CN"/>
              </w:rPr>
              <w:t>43</w:t>
            </w:r>
            <w:r>
              <w:rPr>
                <w:rFonts w:hint="eastAsia" w:ascii="Times New Roman" w:hAnsi="Times New Roman" w:cs="Times New Roman"/>
                <w:vertAlign w:val="superscript"/>
              </w:rPr>
              <w:t>***</w:t>
            </w:r>
            <w:r>
              <w:rPr>
                <w:rFonts w:hint="eastAsia" w:ascii="Times New Roman" w:hAnsi="Times New Roman" w:cs="Times New Roman"/>
              </w:rPr>
              <w:t>(0.</w:t>
            </w:r>
            <w:r>
              <w:rPr>
                <w:rFonts w:hint="eastAsia" w:ascii="Times New Roman" w:hAnsi="Times New Roman" w:cs="Times New Roman"/>
                <w:lang w:val="en-US" w:eastAsia="zh-CN"/>
              </w:rPr>
              <w:t>069</w:t>
            </w:r>
            <w:r>
              <w:rPr>
                <w:rFonts w:hint="eastAsia" w:ascii="Times New Roman" w:hAnsi="Times New Roman" w:cs="Times New Roman"/>
              </w:rPr>
              <w:t>)</w:t>
            </w:r>
          </w:p>
        </w:tc>
      </w:tr>
      <w:tr w14:paraId="549EDD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7BA7C63E">
            <w:pPr>
              <w:jc w:val="center"/>
              <w:rPr>
                <w:rFonts w:ascii="Times New Roman" w:hAnsi="Times New Roman" w:cs="Times New Roman"/>
              </w:rPr>
            </w:pPr>
            <w:r>
              <w:rPr>
                <w:rFonts w:hint="eastAsia" w:ascii="Times New Roman" w:hAnsi="Times New Roman" w:cs="Times New Roman"/>
                <w:i/>
                <w:iCs/>
                <w:position w:val="-12"/>
                <w:szCs w:val="21"/>
              </w:rPr>
              <w:t>T_G</w:t>
            </w:r>
          </w:p>
        </w:tc>
        <w:tc>
          <w:tcPr>
            <w:tcW w:w="2310" w:type="dxa"/>
            <w:tcBorders>
              <w:tl2br w:val="nil"/>
              <w:tr2bl w:val="nil"/>
            </w:tcBorders>
            <w:vAlign w:val="center"/>
          </w:tcPr>
          <w:p w14:paraId="6E6D3F8B">
            <w:pPr>
              <w:jc w:val="center"/>
              <w:rPr>
                <w:rFonts w:ascii="Times New Roman" w:hAnsi="Times New Roman" w:cs="Times New Roman"/>
              </w:rPr>
            </w:pPr>
            <w:r>
              <w:rPr>
                <w:rFonts w:hint="eastAsia" w:ascii="Times New Roman" w:hAnsi="Times New Roman" w:cs="Times New Roman"/>
              </w:rPr>
              <w:t>0.20</w:t>
            </w:r>
            <w:r>
              <w:rPr>
                <w:rFonts w:hint="eastAsia" w:ascii="Times New Roman" w:hAnsi="Times New Roman" w:cs="Times New Roman"/>
                <w:lang w:val="en-US" w:eastAsia="zh-CN"/>
              </w:rPr>
              <w:t>5</w:t>
            </w:r>
            <w:r>
              <w:rPr>
                <w:rFonts w:hint="eastAsia" w:ascii="Times New Roman" w:hAnsi="Times New Roman" w:cs="Times New Roman"/>
                <w:vertAlign w:val="superscript"/>
              </w:rPr>
              <w:t>***</w:t>
            </w:r>
            <w:r>
              <w:rPr>
                <w:rFonts w:hint="eastAsia" w:ascii="Times New Roman" w:hAnsi="Times New Roman" w:cs="Times New Roman"/>
              </w:rPr>
              <w:t>(0.01</w:t>
            </w:r>
            <w:r>
              <w:rPr>
                <w:rFonts w:hint="eastAsia" w:ascii="Times New Roman" w:hAnsi="Times New Roman" w:cs="Times New Roman"/>
                <w:lang w:val="en-US" w:eastAsia="zh-CN"/>
              </w:rPr>
              <w:t>8</w:t>
            </w:r>
            <w:r>
              <w:rPr>
                <w:rFonts w:hint="eastAsia" w:ascii="Times New Roman" w:hAnsi="Times New Roman" w:cs="Times New Roman"/>
              </w:rPr>
              <w:t>)</w:t>
            </w:r>
          </w:p>
        </w:tc>
        <w:tc>
          <w:tcPr>
            <w:tcW w:w="2311" w:type="dxa"/>
            <w:tcBorders>
              <w:tl2br w:val="nil"/>
              <w:tr2bl w:val="nil"/>
            </w:tcBorders>
            <w:vAlign w:val="center"/>
          </w:tcPr>
          <w:p w14:paraId="702B9D9F">
            <w:pPr>
              <w:jc w:val="center"/>
              <w:rPr>
                <w:rFonts w:ascii="Times New Roman" w:hAnsi="Times New Roman" w:cs="Times New Roman"/>
              </w:rPr>
            </w:pPr>
            <w:r>
              <w:rPr>
                <w:rFonts w:hint="eastAsia" w:ascii="Times New Roman" w:hAnsi="Times New Roman" w:cs="Times New Roman"/>
              </w:rPr>
              <w:t>0.20</w:t>
            </w:r>
            <w:r>
              <w:rPr>
                <w:rFonts w:hint="eastAsia" w:ascii="Times New Roman" w:hAnsi="Times New Roman" w:cs="Times New Roman"/>
                <w:lang w:val="en-US" w:eastAsia="zh-CN"/>
              </w:rPr>
              <w:t>5</w:t>
            </w:r>
            <w:r>
              <w:rPr>
                <w:rFonts w:hint="eastAsia" w:ascii="Times New Roman" w:hAnsi="Times New Roman" w:cs="Times New Roman"/>
                <w:vertAlign w:val="superscript"/>
              </w:rPr>
              <w:t>***</w:t>
            </w:r>
            <w:r>
              <w:rPr>
                <w:rFonts w:hint="eastAsia" w:ascii="Times New Roman" w:hAnsi="Times New Roman" w:cs="Times New Roman"/>
              </w:rPr>
              <w:t>(0.01</w:t>
            </w:r>
            <w:r>
              <w:rPr>
                <w:rFonts w:hint="eastAsia" w:ascii="Times New Roman" w:hAnsi="Times New Roman" w:cs="Times New Roman"/>
                <w:lang w:val="en-US" w:eastAsia="zh-CN"/>
              </w:rPr>
              <w:t>8</w:t>
            </w:r>
            <w:r>
              <w:rPr>
                <w:rFonts w:hint="eastAsia" w:ascii="Times New Roman" w:hAnsi="Times New Roman" w:cs="Times New Roman"/>
              </w:rPr>
              <w:t>)</w:t>
            </w:r>
          </w:p>
        </w:tc>
        <w:tc>
          <w:tcPr>
            <w:tcW w:w="2311" w:type="dxa"/>
            <w:tcBorders>
              <w:tl2br w:val="nil"/>
              <w:tr2bl w:val="nil"/>
            </w:tcBorders>
            <w:vAlign w:val="center"/>
          </w:tcPr>
          <w:p w14:paraId="544ACCC7">
            <w:pPr>
              <w:jc w:val="center"/>
              <w:rPr>
                <w:rFonts w:ascii="Times New Roman" w:hAnsi="Times New Roman" w:cs="Times New Roman"/>
              </w:rPr>
            </w:pPr>
            <w:r>
              <w:rPr>
                <w:rFonts w:hint="eastAsia" w:ascii="Times New Roman" w:hAnsi="Times New Roman" w:cs="Times New Roman"/>
              </w:rPr>
              <w:t>0.2</w:t>
            </w:r>
            <w:r>
              <w:rPr>
                <w:rFonts w:hint="eastAsia" w:ascii="Times New Roman" w:hAnsi="Times New Roman" w:cs="Times New Roman"/>
                <w:lang w:val="en-US" w:eastAsia="zh-CN"/>
              </w:rPr>
              <w:t>05</w:t>
            </w:r>
            <w:r>
              <w:rPr>
                <w:rFonts w:hint="eastAsia" w:ascii="Times New Roman" w:hAnsi="Times New Roman" w:cs="Times New Roman"/>
                <w:vertAlign w:val="superscript"/>
              </w:rPr>
              <w:t>***</w:t>
            </w:r>
            <w:r>
              <w:rPr>
                <w:rFonts w:hint="eastAsia" w:ascii="Times New Roman" w:hAnsi="Times New Roman" w:cs="Times New Roman"/>
              </w:rPr>
              <w:t>(0.0</w:t>
            </w:r>
            <w:r>
              <w:rPr>
                <w:rFonts w:hint="eastAsia" w:ascii="Times New Roman" w:hAnsi="Times New Roman" w:cs="Times New Roman"/>
                <w:lang w:val="en-US" w:eastAsia="zh-CN"/>
              </w:rPr>
              <w:t>17</w:t>
            </w:r>
            <w:r>
              <w:rPr>
                <w:rFonts w:hint="eastAsia" w:ascii="Times New Roman" w:hAnsi="Times New Roman" w:cs="Times New Roman"/>
              </w:rPr>
              <w:t>)</w:t>
            </w:r>
          </w:p>
        </w:tc>
      </w:tr>
      <w:tr w14:paraId="3828D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6DA0ED4B">
            <w:pPr>
              <w:jc w:val="center"/>
              <w:rPr>
                <w:rFonts w:ascii="Times New Roman" w:hAnsi="Times New Roman" w:cs="Times New Roman"/>
              </w:rPr>
            </w:pPr>
            <w:r>
              <w:rPr>
                <w:rFonts w:hint="eastAsia" w:ascii="Times New Roman" w:hAnsi="Times New Roman" w:cs="Times New Roman"/>
                <w:i/>
                <w:iCs/>
                <w:position w:val="-12"/>
                <w:szCs w:val="21"/>
              </w:rPr>
              <w:t>PB</w:t>
            </w:r>
            <w:r>
              <w:rPr>
                <w:rFonts w:hint="eastAsia" w:ascii="Times New Roman" w:hAnsi="Times New Roman" w:cs="Times New Roman"/>
                <w:i/>
                <w:iCs/>
                <w:position w:val="-12"/>
                <w:szCs w:val="21"/>
                <w:vertAlign w:val="subscript"/>
              </w:rPr>
              <w:t>d</w:t>
            </w:r>
          </w:p>
        </w:tc>
        <w:tc>
          <w:tcPr>
            <w:tcW w:w="2310" w:type="dxa"/>
            <w:tcBorders>
              <w:tl2br w:val="nil"/>
              <w:tr2bl w:val="nil"/>
            </w:tcBorders>
            <w:vAlign w:val="center"/>
          </w:tcPr>
          <w:p w14:paraId="51BC4284">
            <w:pPr>
              <w:jc w:val="center"/>
              <w:rPr>
                <w:rFonts w:ascii="Times New Roman" w:hAnsi="Times New Roman" w:cs="Times New Roman"/>
              </w:rPr>
            </w:pPr>
            <w:r>
              <w:rPr>
                <w:rFonts w:hint="eastAsia" w:ascii="Times New Roman" w:hAnsi="Times New Roman" w:cs="Times New Roman"/>
                <w:szCs w:val="21"/>
              </w:rPr>
              <w:t>-</w:t>
            </w:r>
          </w:p>
        </w:tc>
        <w:tc>
          <w:tcPr>
            <w:tcW w:w="2311" w:type="dxa"/>
            <w:tcBorders>
              <w:tl2br w:val="nil"/>
              <w:tr2bl w:val="nil"/>
            </w:tcBorders>
            <w:vAlign w:val="center"/>
          </w:tcPr>
          <w:p w14:paraId="3E50ADED">
            <w:pPr>
              <w:jc w:val="center"/>
              <w:rPr>
                <w:rFonts w:ascii="Times New Roman" w:hAnsi="Times New Roman" w:cs="Times New Roman"/>
              </w:rPr>
            </w:pPr>
            <w:r>
              <w:rPr>
                <w:rFonts w:hint="eastAsia" w:ascii="Times New Roman" w:hAnsi="Times New Roman" w:cs="Times New Roman"/>
              </w:rPr>
              <w:t>-0.017(0.108)</w:t>
            </w:r>
          </w:p>
        </w:tc>
        <w:tc>
          <w:tcPr>
            <w:tcW w:w="2311" w:type="dxa"/>
            <w:tcBorders>
              <w:tl2br w:val="nil"/>
              <w:tr2bl w:val="nil"/>
            </w:tcBorders>
            <w:vAlign w:val="center"/>
          </w:tcPr>
          <w:p w14:paraId="382D2D1F">
            <w:pPr>
              <w:jc w:val="center"/>
              <w:rPr>
                <w:rFonts w:ascii="Times New Roman" w:hAnsi="Times New Roman" w:cs="Times New Roman"/>
              </w:rPr>
            </w:pPr>
            <w:r>
              <w:rPr>
                <w:rFonts w:hint="eastAsia" w:ascii="Times New Roman" w:hAnsi="Times New Roman" w:cs="Times New Roman"/>
              </w:rPr>
              <w:t>-0.0</w:t>
            </w:r>
            <w:r>
              <w:rPr>
                <w:rFonts w:hint="eastAsia" w:ascii="Times New Roman" w:hAnsi="Times New Roman" w:cs="Times New Roman"/>
                <w:lang w:val="en-US" w:eastAsia="zh-CN"/>
              </w:rPr>
              <w:t>16</w:t>
            </w:r>
            <w:r>
              <w:rPr>
                <w:rFonts w:hint="eastAsia" w:ascii="Times New Roman" w:hAnsi="Times New Roman" w:cs="Times New Roman"/>
              </w:rPr>
              <w:t>(0.</w:t>
            </w:r>
            <w:r>
              <w:rPr>
                <w:rFonts w:hint="eastAsia" w:ascii="Times New Roman" w:hAnsi="Times New Roman" w:cs="Times New Roman"/>
                <w:lang w:val="en-US" w:eastAsia="zh-CN"/>
              </w:rPr>
              <w:t>108</w:t>
            </w:r>
            <w:r>
              <w:rPr>
                <w:rFonts w:hint="eastAsia" w:ascii="Times New Roman" w:hAnsi="Times New Roman" w:cs="Times New Roman"/>
              </w:rPr>
              <w:t>)</w:t>
            </w:r>
          </w:p>
        </w:tc>
      </w:tr>
      <w:tr w14:paraId="33F21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11EBAFA3">
            <w:pPr>
              <w:jc w:val="center"/>
              <w:rPr>
                <w:rFonts w:ascii="Times New Roman" w:hAnsi="Times New Roman" w:cs="Times New Roman"/>
                <w:i/>
                <w:iCs/>
                <w:position w:val="-12"/>
                <w:szCs w:val="21"/>
              </w:rPr>
            </w:pPr>
            <w:r>
              <w:rPr>
                <w:rFonts w:hint="eastAsia" w:ascii="Times New Roman" w:hAnsi="Times New Roman" w:cs="Times New Roman"/>
                <w:i/>
                <w:iCs/>
                <w:position w:val="-12"/>
                <w:szCs w:val="21"/>
              </w:rPr>
              <w:t>In-out × PB</w:t>
            </w:r>
            <w:r>
              <w:rPr>
                <w:rFonts w:hint="eastAsia" w:ascii="Times New Roman" w:hAnsi="Times New Roman" w:cs="Times New Roman"/>
                <w:i/>
                <w:iCs/>
                <w:position w:val="-12"/>
                <w:szCs w:val="21"/>
                <w:vertAlign w:val="subscript"/>
              </w:rPr>
              <w:t>d</w:t>
            </w:r>
          </w:p>
        </w:tc>
        <w:tc>
          <w:tcPr>
            <w:tcW w:w="2310" w:type="dxa"/>
            <w:tcBorders>
              <w:tl2br w:val="nil"/>
              <w:tr2bl w:val="nil"/>
            </w:tcBorders>
            <w:vAlign w:val="center"/>
          </w:tcPr>
          <w:p w14:paraId="19BDC3BA">
            <w:pPr>
              <w:jc w:val="center"/>
              <w:rPr>
                <w:rFonts w:ascii="Times New Roman" w:hAnsi="Times New Roman" w:cs="Times New Roman"/>
                <w:szCs w:val="21"/>
              </w:rPr>
            </w:pPr>
            <w:r>
              <w:rPr>
                <w:rFonts w:hint="eastAsia" w:ascii="Times New Roman" w:hAnsi="Times New Roman" w:cs="Times New Roman"/>
                <w:szCs w:val="21"/>
              </w:rPr>
              <w:t>-</w:t>
            </w:r>
          </w:p>
        </w:tc>
        <w:tc>
          <w:tcPr>
            <w:tcW w:w="2311" w:type="dxa"/>
            <w:tcBorders>
              <w:tl2br w:val="nil"/>
              <w:tr2bl w:val="nil"/>
            </w:tcBorders>
            <w:vAlign w:val="center"/>
          </w:tcPr>
          <w:p w14:paraId="200A834D">
            <w:pPr>
              <w:jc w:val="center"/>
              <w:rPr>
                <w:rFonts w:ascii="Times New Roman" w:hAnsi="Times New Roman" w:cs="Times New Roman"/>
              </w:rPr>
            </w:pPr>
            <w:r>
              <w:rPr>
                <w:rFonts w:hint="eastAsia" w:ascii="Times New Roman" w:hAnsi="Times New Roman" w:cs="Times New Roman"/>
                <w:szCs w:val="21"/>
              </w:rPr>
              <w:t>-</w:t>
            </w:r>
          </w:p>
        </w:tc>
        <w:tc>
          <w:tcPr>
            <w:tcW w:w="2311" w:type="dxa"/>
            <w:tcBorders>
              <w:tl2br w:val="nil"/>
              <w:tr2bl w:val="nil"/>
            </w:tcBorders>
            <w:vAlign w:val="center"/>
          </w:tcPr>
          <w:p w14:paraId="4E5BD473">
            <w:pPr>
              <w:jc w:val="center"/>
              <w:rPr>
                <w:rFonts w:ascii="Times New Roman" w:hAnsi="Times New Roman" w:cs="Times New Roman"/>
              </w:rPr>
            </w:pPr>
            <w:r>
              <w:rPr>
                <w:rFonts w:hint="eastAsia" w:ascii="Times New Roman" w:hAnsi="Times New Roman" w:cs="Times New Roman"/>
              </w:rPr>
              <w:t>-0.00</w:t>
            </w:r>
            <w:r>
              <w:rPr>
                <w:rFonts w:hint="eastAsia" w:ascii="Times New Roman" w:hAnsi="Times New Roman" w:cs="Times New Roman"/>
                <w:lang w:val="en-US" w:eastAsia="zh-CN"/>
              </w:rPr>
              <w:t>3</w:t>
            </w:r>
            <w:r>
              <w:rPr>
                <w:rFonts w:hint="eastAsia" w:ascii="Times New Roman" w:hAnsi="Times New Roman" w:cs="Times New Roman"/>
              </w:rPr>
              <w:t>(0.1</w:t>
            </w:r>
            <w:r>
              <w:rPr>
                <w:rFonts w:hint="eastAsia" w:ascii="Times New Roman" w:hAnsi="Times New Roman" w:cs="Times New Roman"/>
                <w:lang w:val="en-US" w:eastAsia="zh-CN"/>
              </w:rPr>
              <w:t>32</w:t>
            </w:r>
            <w:r>
              <w:rPr>
                <w:rFonts w:hint="eastAsia" w:ascii="Times New Roman" w:hAnsi="Times New Roman" w:cs="Times New Roman"/>
              </w:rPr>
              <w:t>)</w:t>
            </w:r>
          </w:p>
        </w:tc>
      </w:tr>
      <w:tr w14:paraId="732737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6894422A">
            <w:pPr>
              <w:jc w:val="center"/>
              <w:rPr>
                <w:rFonts w:ascii="Times New Roman" w:hAnsi="Times New Roman" w:cs="Times New Roman"/>
                <w:i/>
                <w:iCs/>
                <w:position w:val="-12"/>
                <w:szCs w:val="21"/>
              </w:rPr>
            </w:pPr>
            <w:r>
              <w:rPr>
                <w:rFonts w:hint="eastAsia" w:ascii="Times New Roman" w:hAnsi="Times New Roman" w:cs="Times New Roman"/>
                <w:i/>
                <w:iCs/>
                <w:position w:val="-12"/>
                <w:szCs w:val="21"/>
              </w:rPr>
              <w:t>GT × PB</w:t>
            </w:r>
            <w:r>
              <w:rPr>
                <w:rFonts w:hint="eastAsia" w:ascii="Times New Roman" w:hAnsi="Times New Roman" w:cs="Times New Roman"/>
                <w:i/>
                <w:iCs/>
                <w:position w:val="-12"/>
                <w:szCs w:val="21"/>
                <w:vertAlign w:val="subscript"/>
              </w:rPr>
              <w:t>d</w:t>
            </w:r>
          </w:p>
        </w:tc>
        <w:tc>
          <w:tcPr>
            <w:tcW w:w="2310" w:type="dxa"/>
            <w:tcBorders>
              <w:tl2br w:val="nil"/>
              <w:tr2bl w:val="nil"/>
            </w:tcBorders>
            <w:vAlign w:val="center"/>
          </w:tcPr>
          <w:p w14:paraId="1ABB39D9">
            <w:pPr>
              <w:jc w:val="center"/>
              <w:rPr>
                <w:rFonts w:ascii="Times New Roman" w:hAnsi="Times New Roman" w:cs="Times New Roman"/>
                <w:szCs w:val="21"/>
              </w:rPr>
            </w:pPr>
            <w:r>
              <w:rPr>
                <w:rFonts w:hint="eastAsia" w:ascii="Times New Roman" w:hAnsi="Times New Roman" w:cs="Times New Roman"/>
                <w:szCs w:val="21"/>
              </w:rPr>
              <w:t>-</w:t>
            </w:r>
          </w:p>
        </w:tc>
        <w:tc>
          <w:tcPr>
            <w:tcW w:w="2311" w:type="dxa"/>
            <w:tcBorders>
              <w:tl2br w:val="nil"/>
              <w:tr2bl w:val="nil"/>
            </w:tcBorders>
            <w:vAlign w:val="center"/>
          </w:tcPr>
          <w:p w14:paraId="1BA70596">
            <w:pPr>
              <w:jc w:val="center"/>
              <w:rPr>
                <w:rFonts w:ascii="Times New Roman" w:hAnsi="Times New Roman" w:cs="Times New Roman"/>
              </w:rPr>
            </w:pPr>
            <w:r>
              <w:rPr>
                <w:rFonts w:hint="eastAsia" w:ascii="Times New Roman" w:hAnsi="Times New Roman" w:cs="Times New Roman"/>
                <w:szCs w:val="21"/>
              </w:rPr>
              <w:t>-</w:t>
            </w:r>
          </w:p>
        </w:tc>
        <w:tc>
          <w:tcPr>
            <w:tcW w:w="2311" w:type="dxa"/>
            <w:tcBorders>
              <w:tl2br w:val="nil"/>
              <w:tr2bl w:val="nil"/>
            </w:tcBorders>
            <w:vAlign w:val="center"/>
          </w:tcPr>
          <w:p w14:paraId="718E1777">
            <w:pPr>
              <w:jc w:val="center"/>
              <w:rPr>
                <w:rFonts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1.488</w:t>
            </w:r>
            <w:r>
              <w:rPr>
                <w:rFonts w:hint="eastAsia" w:ascii="Times New Roman" w:hAnsi="Times New Roman" w:cs="Times New Roman"/>
                <w:vertAlign w:val="superscript"/>
              </w:rPr>
              <w:t>***</w:t>
            </w:r>
            <w:r>
              <w:rPr>
                <w:rFonts w:hint="eastAsia" w:ascii="Times New Roman" w:hAnsi="Times New Roman" w:cs="Times New Roman"/>
              </w:rPr>
              <w:t>(0.</w:t>
            </w:r>
            <w:r>
              <w:rPr>
                <w:rFonts w:hint="eastAsia" w:ascii="Times New Roman" w:hAnsi="Times New Roman" w:cs="Times New Roman"/>
                <w:lang w:val="en-US" w:eastAsia="zh-CN"/>
              </w:rPr>
              <w:t>428</w:t>
            </w:r>
            <w:r>
              <w:rPr>
                <w:rFonts w:hint="eastAsia" w:ascii="Times New Roman" w:hAnsi="Times New Roman" w:cs="Times New Roman"/>
              </w:rPr>
              <w:t>)</w:t>
            </w:r>
          </w:p>
        </w:tc>
      </w:tr>
      <w:tr w14:paraId="7A2108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428817EA">
            <w:pPr>
              <w:jc w:val="center"/>
              <w:rPr>
                <w:rFonts w:ascii="Times New Roman" w:hAnsi="Times New Roman" w:cs="Times New Roman"/>
                <w:i/>
                <w:iCs/>
                <w:position w:val="-12"/>
                <w:szCs w:val="21"/>
              </w:rPr>
            </w:pPr>
            <w:r>
              <w:rPr>
                <w:rFonts w:hint="eastAsia" w:ascii="Times New Roman" w:hAnsi="Times New Roman" w:cs="Times New Roman"/>
                <w:i/>
                <w:iCs/>
                <w:position w:val="-12"/>
                <w:szCs w:val="21"/>
              </w:rPr>
              <w:t>T_G × PB</w:t>
            </w:r>
            <w:r>
              <w:rPr>
                <w:rFonts w:hint="eastAsia" w:ascii="Times New Roman" w:hAnsi="Times New Roman" w:cs="Times New Roman"/>
                <w:i/>
                <w:iCs/>
                <w:position w:val="-12"/>
                <w:szCs w:val="21"/>
                <w:vertAlign w:val="subscript"/>
              </w:rPr>
              <w:t>d</w:t>
            </w:r>
          </w:p>
        </w:tc>
        <w:tc>
          <w:tcPr>
            <w:tcW w:w="2310" w:type="dxa"/>
            <w:tcBorders>
              <w:tl2br w:val="nil"/>
              <w:tr2bl w:val="nil"/>
            </w:tcBorders>
            <w:vAlign w:val="center"/>
          </w:tcPr>
          <w:p w14:paraId="7A0A48B1">
            <w:pPr>
              <w:jc w:val="center"/>
              <w:rPr>
                <w:rFonts w:ascii="Times New Roman" w:hAnsi="Times New Roman" w:cs="Times New Roman"/>
                <w:szCs w:val="21"/>
              </w:rPr>
            </w:pPr>
            <w:r>
              <w:rPr>
                <w:rFonts w:hint="eastAsia" w:ascii="Times New Roman" w:hAnsi="Times New Roman" w:cs="Times New Roman"/>
                <w:szCs w:val="21"/>
              </w:rPr>
              <w:t>-</w:t>
            </w:r>
          </w:p>
        </w:tc>
        <w:tc>
          <w:tcPr>
            <w:tcW w:w="2311" w:type="dxa"/>
            <w:tcBorders>
              <w:tl2br w:val="nil"/>
              <w:tr2bl w:val="nil"/>
            </w:tcBorders>
            <w:vAlign w:val="center"/>
          </w:tcPr>
          <w:p w14:paraId="7793A296">
            <w:pPr>
              <w:jc w:val="center"/>
              <w:rPr>
                <w:rFonts w:ascii="Times New Roman" w:hAnsi="Times New Roman" w:cs="Times New Roman"/>
              </w:rPr>
            </w:pPr>
            <w:r>
              <w:rPr>
                <w:rFonts w:hint="eastAsia" w:ascii="Times New Roman" w:hAnsi="Times New Roman" w:cs="Times New Roman"/>
                <w:szCs w:val="21"/>
              </w:rPr>
              <w:t>-</w:t>
            </w:r>
          </w:p>
        </w:tc>
        <w:tc>
          <w:tcPr>
            <w:tcW w:w="2311" w:type="dxa"/>
            <w:tcBorders>
              <w:tl2br w:val="nil"/>
              <w:tr2bl w:val="nil"/>
            </w:tcBorders>
            <w:vAlign w:val="center"/>
          </w:tcPr>
          <w:p w14:paraId="75D15118">
            <w:pPr>
              <w:jc w:val="center"/>
              <w:rPr>
                <w:rFonts w:ascii="Times New Roman" w:hAnsi="Times New Roman" w:cs="Times New Roman"/>
              </w:rPr>
            </w:pPr>
            <w:r>
              <w:rPr>
                <w:rFonts w:hint="eastAsia" w:ascii="Times New Roman" w:hAnsi="Times New Roman" w:cs="Times New Roman"/>
              </w:rPr>
              <w:t xml:space="preserve"> 0.</w:t>
            </w:r>
            <w:r>
              <w:rPr>
                <w:rFonts w:hint="eastAsia" w:ascii="Times New Roman" w:hAnsi="Times New Roman" w:cs="Times New Roman"/>
                <w:lang w:val="en-US" w:eastAsia="zh-CN"/>
              </w:rPr>
              <w:t>384</w:t>
            </w:r>
            <w:r>
              <w:rPr>
                <w:rFonts w:hint="eastAsia" w:ascii="Times New Roman" w:hAnsi="Times New Roman" w:cs="Times New Roman"/>
                <w:vertAlign w:val="superscript"/>
              </w:rPr>
              <w:t>***</w:t>
            </w:r>
            <w:r>
              <w:rPr>
                <w:rFonts w:hint="eastAsia" w:ascii="Times New Roman" w:hAnsi="Times New Roman" w:cs="Times New Roman"/>
              </w:rPr>
              <w:t>(0.</w:t>
            </w:r>
            <w:r>
              <w:rPr>
                <w:rFonts w:hint="eastAsia" w:ascii="Times New Roman" w:hAnsi="Times New Roman" w:cs="Times New Roman"/>
                <w:lang w:val="en-US" w:eastAsia="zh-CN"/>
              </w:rPr>
              <w:t>104</w:t>
            </w:r>
            <w:r>
              <w:rPr>
                <w:rFonts w:hint="eastAsia" w:ascii="Times New Roman" w:hAnsi="Times New Roman" w:cs="Times New Roman"/>
              </w:rPr>
              <w:t>)</w:t>
            </w:r>
          </w:p>
        </w:tc>
      </w:tr>
      <w:tr w14:paraId="58FE50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60547BD3">
            <w:pPr>
              <w:jc w:val="center"/>
              <w:rPr>
                <w:rFonts w:ascii="Times New Roman" w:hAnsi="Times New Roman" w:cs="Times New Roman"/>
                <w:i/>
                <w:iCs/>
                <w:szCs w:val="21"/>
              </w:rPr>
            </w:pPr>
            <w:r>
              <w:rPr>
                <w:rFonts w:hint="eastAsia" w:ascii="Times New Roman" w:hAnsi="Times New Roman" w:cs="Times New Roman"/>
                <w:i/>
                <w:iCs/>
                <w:szCs w:val="21"/>
              </w:rPr>
              <w:t>Parameter clusters</w:t>
            </w:r>
          </w:p>
        </w:tc>
        <w:tc>
          <w:tcPr>
            <w:tcW w:w="2310" w:type="dxa"/>
            <w:tcBorders>
              <w:tl2br w:val="nil"/>
              <w:tr2bl w:val="nil"/>
            </w:tcBorders>
            <w:vAlign w:val="center"/>
          </w:tcPr>
          <w:p w14:paraId="241F332F">
            <w:pPr>
              <w:jc w:val="center"/>
              <w:rPr>
                <w:rFonts w:ascii="Times New Roman" w:hAnsi="Times New Roman" w:cs="Times New Roman"/>
              </w:rPr>
            </w:pPr>
            <w:r>
              <w:rPr>
                <w:rFonts w:hint="eastAsia" w:ascii="Times New Roman" w:hAnsi="Times New Roman" w:cs="Times New Roman"/>
              </w:rPr>
              <w:t>405</w:t>
            </w:r>
          </w:p>
        </w:tc>
        <w:tc>
          <w:tcPr>
            <w:tcW w:w="2311" w:type="dxa"/>
            <w:tcBorders>
              <w:tl2br w:val="nil"/>
              <w:tr2bl w:val="nil"/>
            </w:tcBorders>
            <w:vAlign w:val="center"/>
          </w:tcPr>
          <w:p w14:paraId="5BFB4A45">
            <w:pPr>
              <w:jc w:val="center"/>
              <w:rPr>
                <w:rFonts w:ascii="Times New Roman" w:hAnsi="Times New Roman" w:cs="Times New Roman"/>
              </w:rPr>
            </w:pPr>
            <w:r>
              <w:rPr>
                <w:rFonts w:hint="eastAsia" w:ascii="Times New Roman" w:hAnsi="Times New Roman" w:cs="Times New Roman"/>
              </w:rPr>
              <w:t>405</w:t>
            </w:r>
          </w:p>
        </w:tc>
        <w:tc>
          <w:tcPr>
            <w:tcW w:w="2311" w:type="dxa"/>
            <w:tcBorders>
              <w:tl2br w:val="nil"/>
              <w:tr2bl w:val="nil"/>
            </w:tcBorders>
            <w:vAlign w:val="center"/>
          </w:tcPr>
          <w:p w14:paraId="525D1BBF">
            <w:pPr>
              <w:jc w:val="center"/>
              <w:rPr>
                <w:rFonts w:ascii="Times New Roman" w:hAnsi="Times New Roman" w:cs="Times New Roman"/>
              </w:rPr>
            </w:pPr>
            <w:r>
              <w:rPr>
                <w:rFonts w:hint="eastAsia" w:ascii="Times New Roman" w:hAnsi="Times New Roman" w:cs="Times New Roman"/>
              </w:rPr>
              <w:t>405</w:t>
            </w:r>
          </w:p>
        </w:tc>
      </w:tr>
      <w:tr w14:paraId="445EF3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2F6A7C21">
            <w:pPr>
              <w:jc w:val="center"/>
              <w:rPr>
                <w:rFonts w:ascii="Times New Roman" w:hAnsi="Times New Roman" w:cs="Times New Roman"/>
                <w:i/>
                <w:iCs/>
                <w:szCs w:val="21"/>
              </w:rPr>
            </w:pPr>
            <w:r>
              <w:rPr>
                <w:rFonts w:hint="eastAsia" w:ascii="Times New Roman" w:hAnsi="Times New Roman" w:cs="Times New Roman"/>
                <w:i/>
                <w:iCs/>
                <w:szCs w:val="21"/>
              </w:rPr>
              <w:t>Observations</w:t>
            </w:r>
          </w:p>
        </w:tc>
        <w:tc>
          <w:tcPr>
            <w:tcW w:w="2310" w:type="dxa"/>
            <w:tcBorders>
              <w:tl2br w:val="nil"/>
              <w:tr2bl w:val="nil"/>
            </w:tcBorders>
            <w:vAlign w:val="center"/>
          </w:tcPr>
          <w:p w14:paraId="2328D20F">
            <w:pPr>
              <w:jc w:val="center"/>
              <w:rPr>
                <w:rFonts w:ascii="Times New Roman" w:hAnsi="Times New Roman" w:cs="Times New Roman"/>
              </w:rPr>
            </w:pPr>
            <w:r>
              <w:rPr>
                <w:rFonts w:hint="eastAsia" w:ascii="Times New Roman" w:hAnsi="Times New Roman" w:cs="Times New Roman"/>
              </w:rPr>
              <w:t>81,000</w:t>
            </w:r>
          </w:p>
        </w:tc>
        <w:tc>
          <w:tcPr>
            <w:tcW w:w="2311" w:type="dxa"/>
            <w:tcBorders>
              <w:tl2br w:val="nil"/>
              <w:tr2bl w:val="nil"/>
            </w:tcBorders>
            <w:vAlign w:val="center"/>
          </w:tcPr>
          <w:p w14:paraId="700F5BA5">
            <w:pPr>
              <w:jc w:val="center"/>
              <w:rPr>
                <w:rFonts w:ascii="Times New Roman" w:hAnsi="Times New Roman" w:cs="Times New Roman"/>
              </w:rPr>
            </w:pPr>
            <w:r>
              <w:rPr>
                <w:rFonts w:hint="eastAsia" w:ascii="Times New Roman" w:hAnsi="Times New Roman" w:cs="Times New Roman"/>
              </w:rPr>
              <w:t>81,000</w:t>
            </w:r>
          </w:p>
        </w:tc>
        <w:tc>
          <w:tcPr>
            <w:tcW w:w="2311" w:type="dxa"/>
            <w:tcBorders>
              <w:tl2br w:val="nil"/>
              <w:tr2bl w:val="nil"/>
            </w:tcBorders>
            <w:vAlign w:val="center"/>
          </w:tcPr>
          <w:p w14:paraId="183BACC0">
            <w:pPr>
              <w:jc w:val="center"/>
              <w:rPr>
                <w:rFonts w:ascii="Times New Roman" w:hAnsi="Times New Roman" w:cs="Times New Roman"/>
              </w:rPr>
            </w:pPr>
            <w:r>
              <w:rPr>
                <w:rFonts w:hint="eastAsia" w:ascii="Times New Roman" w:hAnsi="Times New Roman" w:cs="Times New Roman"/>
              </w:rPr>
              <w:t>81,000</w:t>
            </w:r>
          </w:p>
        </w:tc>
      </w:tr>
      <w:tr w14:paraId="619842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09A2075E">
            <w:pPr>
              <w:jc w:val="center"/>
              <w:rPr>
                <w:rFonts w:ascii="Times New Roman" w:hAnsi="Times New Roman" w:cs="Times New Roman"/>
                <w:i/>
                <w:iCs/>
              </w:rPr>
            </w:pPr>
            <w:r>
              <w:rPr>
                <w:rFonts w:hint="eastAsia" w:ascii="Times New Roman" w:hAnsi="Times New Roman" w:cs="Times New Roman"/>
                <w:i/>
                <w:iCs/>
                <w:szCs w:val="21"/>
              </w:rPr>
              <w:t>Adjusted R</w:t>
            </w:r>
            <w:r>
              <w:rPr>
                <w:rFonts w:hint="eastAsia" w:ascii="Times New Roman" w:hAnsi="Times New Roman" w:cs="Times New Roman"/>
                <w:i/>
                <w:iCs/>
                <w:szCs w:val="21"/>
                <w:vertAlign w:val="superscript"/>
              </w:rPr>
              <w:t>2</w:t>
            </w:r>
          </w:p>
        </w:tc>
        <w:tc>
          <w:tcPr>
            <w:tcW w:w="2310" w:type="dxa"/>
            <w:tcBorders>
              <w:tl2br w:val="nil"/>
              <w:tr2bl w:val="nil"/>
            </w:tcBorders>
            <w:vAlign w:val="center"/>
          </w:tcPr>
          <w:p w14:paraId="2801547A">
            <w:pPr>
              <w:jc w:val="center"/>
              <w:rPr>
                <w:rFonts w:ascii="Times New Roman" w:hAnsi="Times New Roman" w:cs="Times New Roman"/>
              </w:rPr>
            </w:pPr>
            <w:r>
              <w:rPr>
                <w:rFonts w:hint="eastAsia" w:ascii="Times New Roman" w:hAnsi="Times New Roman" w:cs="Times New Roman"/>
              </w:rPr>
              <w:t>0.751</w:t>
            </w:r>
          </w:p>
        </w:tc>
        <w:tc>
          <w:tcPr>
            <w:tcW w:w="2311" w:type="dxa"/>
            <w:tcBorders>
              <w:tl2br w:val="nil"/>
              <w:tr2bl w:val="nil"/>
            </w:tcBorders>
            <w:vAlign w:val="center"/>
          </w:tcPr>
          <w:p w14:paraId="5612900E">
            <w:pPr>
              <w:jc w:val="center"/>
              <w:rPr>
                <w:rFonts w:ascii="Times New Roman" w:hAnsi="Times New Roman" w:cs="Times New Roman"/>
              </w:rPr>
            </w:pPr>
            <w:r>
              <w:rPr>
                <w:rFonts w:hint="eastAsia" w:ascii="Times New Roman" w:hAnsi="Times New Roman" w:cs="Times New Roman"/>
              </w:rPr>
              <w:t>0.751</w:t>
            </w:r>
          </w:p>
        </w:tc>
        <w:tc>
          <w:tcPr>
            <w:tcW w:w="2311" w:type="dxa"/>
            <w:tcBorders>
              <w:tl2br w:val="nil"/>
              <w:tr2bl w:val="nil"/>
            </w:tcBorders>
            <w:vAlign w:val="center"/>
          </w:tcPr>
          <w:p w14:paraId="212D4AB8">
            <w:pPr>
              <w:jc w:val="center"/>
              <w:rPr>
                <w:rFonts w:ascii="Times New Roman" w:hAnsi="Times New Roman" w:cs="Times New Roman"/>
              </w:rPr>
            </w:pPr>
            <w:r>
              <w:rPr>
                <w:rFonts w:hint="eastAsia" w:ascii="Times New Roman" w:hAnsi="Times New Roman" w:cs="Times New Roman"/>
              </w:rPr>
              <w:t>0.751</w:t>
            </w:r>
          </w:p>
        </w:tc>
      </w:tr>
      <w:tr w14:paraId="513111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29351696">
            <w:pPr>
              <w:jc w:val="center"/>
              <w:rPr>
                <w:rFonts w:ascii="Times New Roman" w:hAnsi="Times New Roman" w:cs="Times New Roman"/>
                <w:i/>
                <w:iCs/>
                <w:szCs w:val="21"/>
              </w:rPr>
            </w:pPr>
            <w:r>
              <w:rPr>
                <w:rFonts w:hint="eastAsia" w:ascii="Times New Roman" w:hAnsi="Times New Roman" w:cs="Times New Roman"/>
                <w:i/>
                <w:iCs/>
                <w:szCs w:val="21"/>
              </w:rPr>
              <w:t>Root MSE</w:t>
            </w:r>
          </w:p>
        </w:tc>
        <w:tc>
          <w:tcPr>
            <w:tcW w:w="2310" w:type="dxa"/>
            <w:tcBorders>
              <w:tl2br w:val="nil"/>
              <w:tr2bl w:val="nil"/>
            </w:tcBorders>
            <w:vAlign w:val="center"/>
          </w:tcPr>
          <w:p w14:paraId="74B04750">
            <w:pPr>
              <w:jc w:val="center"/>
              <w:rPr>
                <w:rFonts w:hint="default" w:ascii="Times New Roman" w:hAnsi="Times New Roman" w:cs="Times New Roman" w:eastAsiaTheme="minorEastAsia"/>
                <w:lang w:val="en-US" w:eastAsia="zh-CN"/>
              </w:rPr>
            </w:pPr>
            <w:r>
              <w:rPr>
                <w:rFonts w:hint="eastAsia" w:ascii="Times New Roman" w:hAnsi="Times New Roman" w:cs="Times New Roman"/>
              </w:rPr>
              <w:t>0.</w:t>
            </w:r>
            <w:r>
              <w:rPr>
                <w:rFonts w:hint="eastAsia" w:ascii="Times New Roman" w:hAnsi="Times New Roman" w:cs="Times New Roman"/>
                <w:lang w:val="en-US" w:eastAsia="zh-CN"/>
              </w:rPr>
              <w:t>507</w:t>
            </w:r>
          </w:p>
        </w:tc>
        <w:tc>
          <w:tcPr>
            <w:tcW w:w="2311" w:type="dxa"/>
            <w:tcBorders>
              <w:tl2br w:val="nil"/>
              <w:tr2bl w:val="nil"/>
            </w:tcBorders>
            <w:vAlign w:val="center"/>
          </w:tcPr>
          <w:p w14:paraId="29ACCB90">
            <w:pPr>
              <w:jc w:val="center"/>
              <w:rPr>
                <w:rFonts w:hint="default" w:ascii="Times New Roman" w:hAnsi="Times New Roman" w:cs="Times New Roman" w:eastAsiaTheme="minorEastAsia"/>
                <w:lang w:val="en-US" w:eastAsia="zh-CN"/>
              </w:rPr>
            </w:pPr>
            <w:r>
              <w:rPr>
                <w:rFonts w:hint="eastAsia" w:ascii="Times New Roman" w:hAnsi="Times New Roman" w:cs="Times New Roman"/>
              </w:rPr>
              <w:t>0.</w:t>
            </w:r>
            <w:r>
              <w:rPr>
                <w:rFonts w:hint="eastAsia" w:ascii="Times New Roman" w:hAnsi="Times New Roman" w:cs="Times New Roman"/>
                <w:lang w:val="en-US" w:eastAsia="zh-CN"/>
              </w:rPr>
              <w:t>507</w:t>
            </w:r>
          </w:p>
        </w:tc>
        <w:tc>
          <w:tcPr>
            <w:tcW w:w="2311" w:type="dxa"/>
            <w:tcBorders>
              <w:tl2br w:val="nil"/>
              <w:tr2bl w:val="nil"/>
            </w:tcBorders>
            <w:vAlign w:val="center"/>
          </w:tcPr>
          <w:p w14:paraId="650A24C2">
            <w:pPr>
              <w:jc w:val="center"/>
              <w:rPr>
                <w:rFonts w:ascii="Times New Roman" w:hAnsi="Times New Roman" w:cs="Times New Roman"/>
              </w:rPr>
            </w:pPr>
            <w:r>
              <w:rPr>
                <w:rFonts w:hint="eastAsia" w:ascii="Times New Roman" w:hAnsi="Times New Roman" w:cs="Times New Roman"/>
              </w:rPr>
              <w:t>0.499</w:t>
            </w:r>
          </w:p>
        </w:tc>
      </w:tr>
      <w:tr w14:paraId="7EB00F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0" w:type="dxa"/>
            <w:tcBorders>
              <w:tl2br w:val="nil"/>
              <w:tr2bl w:val="nil"/>
            </w:tcBorders>
            <w:vAlign w:val="center"/>
          </w:tcPr>
          <w:p w14:paraId="627277BD">
            <w:pPr>
              <w:jc w:val="center"/>
              <w:rPr>
                <w:rFonts w:ascii="Times New Roman" w:hAnsi="Times New Roman" w:cs="Times New Roman"/>
                <w:i/>
                <w:iCs/>
              </w:rPr>
            </w:pPr>
            <w:r>
              <w:rPr>
                <w:rFonts w:hint="eastAsia" w:ascii="Times New Roman" w:hAnsi="Times New Roman" w:cs="Times New Roman"/>
                <w:i/>
                <w:iCs/>
                <w:szCs w:val="21"/>
              </w:rPr>
              <w:t>F statistics</w:t>
            </w:r>
          </w:p>
        </w:tc>
        <w:tc>
          <w:tcPr>
            <w:tcW w:w="2310" w:type="dxa"/>
            <w:tcBorders>
              <w:tl2br w:val="nil"/>
              <w:tr2bl w:val="nil"/>
            </w:tcBorders>
            <w:vAlign w:val="center"/>
          </w:tcPr>
          <w:p w14:paraId="5C687EA7">
            <w:pPr>
              <w:jc w:val="center"/>
              <w:rPr>
                <w:rFonts w:ascii="Times New Roman" w:hAnsi="Times New Roman" w:cs="Times New Roman"/>
              </w:rPr>
            </w:pPr>
            <w:r>
              <w:rPr>
                <w:rFonts w:hint="eastAsia" w:ascii="Times New Roman" w:hAnsi="Times New Roman" w:cs="Times New Roman"/>
                <w:szCs w:val="21"/>
              </w:rPr>
              <w:t xml:space="preserve"> </w:t>
            </w:r>
            <w:r>
              <w:rPr>
                <w:rFonts w:hint="eastAsia" w:ascii="Times New Roman" w:hAnsi="Times New Roman" w:cs="Times New Roman"/>
                <w:szCs w:val="21"/>
                <w:lang w:val="en-US" w:eastAsia="zh-CN"/>
              </w:rPr>
              <w:t>624.27</w:t>
            </w:r>
            <w:r>
              <w:rPr>
                <w:rFonts w:hint="eastAsia" w:ascii="Times New Roman" w:hAnsi="Times New Roman" w:cs="Times New Roman"/>
                <w:szCs w:val="21"/>
                <w:vertAlign w:val="superscript"/>
              </w:rPr>
              <w:t>***</w:t>
            </w:r>
          </w:p>
        </w:tc>
        <w:tc>
          <w:tcPr>
            <w:tcW w:w="2311" w:type="dxa"/>
            <w:tcBorders>
              <w:tl2br w:val="nil"/>
              <w:tr2bl w:val="nil"/>
            </w:tcBorders>
            <w:vAlign w:val="center"/>
          </w:tcPr>
          <w:p w14:paraId="2FCFA336">
            <w:pPr>
              <w:jc w:val="center"/>
              <w:rPr>
                <w:rFonts w:ascii="Times New Roman" w:hAnsi="Times New Roman" w:cs="Times New Roman"/>
              </w:rPr>
            </w:pPr>
            <w:r>
              <w:rPr>
                <w:rFonts w:hint="eastAsia" w:ascii="Times New Roman" w:hAnsi="Times New Roman" w:cs="Times New Roman"/>
                <w:szCs w:val="21"/>
                <w:lang w:val="en-US" w:eastAsia="zh-CN"/>
              </w:rPr>
              <w:t>488.44</w:t>
            </w:r>
            <w:r>
              <w:rPr>
                <w:rFonts w:hint="eastAsia" w:ascii="Times New Roman" w:hAnsi="Times New Roman" w:cs="Times New Roman"/>
                <w:szCs w:val="21"/>
                <w:vertAlign w:val="superscript"/>
              </w:rPr>
              <w:t>***</w:t>
            </w:r>
          </w:p>
        </w:tc>
        <w:tc>
          <w:tcPr>
            <w:tcW w:w="2311" w:type="dxa"/>
            <w:tcBorders>
              <w:tl2br w:val="nil"/>
              <w:tr2bl w:val="nil"/>
            </w:tcBorders>
            <w:vAlign w:val="center"/>
          </w:tcPr>
          <w:p w14:paraId="4BB52097">
            <w:pPr>
              <w:jc w:val="center"/>
              <w:rPr>
                <w:rFonts w:ascii="Times New Roman" w:hAnsi="Times New Roman" w:cs="Times New Roman"/>
              </w:rPr>
            </w:pPr>
            <w:r>
              <w:rPr>
                <w:rFonts w:hint="eastAsia" w:ascii="Times New Roman" w:hAnsi="Times New Roman" w:cs="Times New Roman"/>
                <w:szCs w:val="21"/>
                <w:lang w:val="en-US" w:eastAsia="zh-CN"/>
              </w:rPr>
              <w:t>311.60</w:t>
            </w:r>
            <w:r>
              <w:rPr>
                <w:rFonts w:hint="eastAsia" w:ascii="Times New Roman" w:hAnsi="Times New Roman" w:cs="Times New Roman"/>
                <w:szCs w:val="21"/>
                <w:vertAlign w:val="superscript"/>
              </w:rPr>
              <w:t>***</w:t>
            </w:r>
          </w:p>
        </w:tc>
      </w:tr>
      <w:bookmarkEnd w:id="56"/>
    </w:tbl>
    <w:p w14:paraId="43594338">
      <w:pPr>
        <w:suppressAutoHyphens/>
        <w:kinsoku w:val="0"/>
        <w:overflowPunct w:val="0"/>
        <w:autoSpaceDE w:val="0"/>
        <w:autoSpaceDN w:val="0"/>
        <w:adjustRightInd w:val="0"/>
        <w:snapToGrid w:val="0"/>
        <w:rPr>
          <w:rFonts w:ascii="Times New Roman" w:hAnsi="Times New Roman" w:cs="Times New Roman"/>
          <w:position w:val="-12"/>
          <w:sz w:val="24"/>
        </w:rPr>
      </w:pPr>
      <w:r>
        <w:rPr>
          <w:rFonts w:ascii="Times New Roman" w:hAnsi="Times New Roman" w:cs="Times New Roman"/>
          <w:position w:val="-12"/>
          <w:sz w:val="24"/>
          <w:vertAlign w:val="superscript"/>
        </w:rPr>
        <w:t xml:space="preserve">* </w:t>
      </w:r>
      <w:r>
        <w:rPr>
          <w:rFonts w:ascii="Times New Roman" w:hAnsi="Times New Roman" w:cs="Times New Roman"/>
          <w:i/>
          <w:iCs/>
          <w:position w:val="-12"/>
          <w:sz w:val="24"/>
        </w:rPr>
        <w:t>p</w:t>
      </w:r>
      <w:r>
        <w:rPr>
          <w:rFonts w:ascii="Times New Roman" w:hAnsi="Times New Roman" w:cs="Times New Roman"/>
          <w:position w:val="-12"/>
          <w:sz w:val="24"/>
        </w:rPr>
        <w:t xml:space="preserve"> &lt; 0.</w:t>
      </w:r>
      <w:r>
        <w:rPr>
          <w:rFonts w:hint="eastAsia" w:ascii="Times New Roman" w:hAnsi="Times New Roman" w:cs="Times New Roman"/>
          <w:position w:val="-12"/>
          <w:sz w:val="24"/>
        </w:rPr>
        <w:t>05</w:t>
      </w:r>
      <w:r>
        <w:rPr>
          <w:rFonts w:ascii="Times New Roman" w:hAnsi="Times New Roman" w:cs="Times New Roman"/>
          <w:position w:val="-12"/>
          <w:sz w:val="24"/>
        </w:rPr>
        <w:t xml:space="preserve">; </w:t>
      </w:r>
      <w:r>
        <w:rPr>
          <w:rFonts w:ascii="Times New Roman" w:hAnsi="Times New Roman" w:cs="Times New Roman"/>
          <w:position w:val="-12"/>
          <w:sz w:val="24"/>
          <w:vertAlign w:val="superscript"/>
        </w:rPr>
        <w:t xml:space="preserve">** </w:t>
      </w:r>
      <w:r>
        <w:rPr>
          <w:rFonts w:ascii="Times New Roman" w:hAnsi="Times New Roman" w:cs="Times New Roman"/>
          <w:i/>
          <w:iCs/>
          <w:position w:val="-12"/>
          <w:sz w:val="24"/>
        </w:rPr>
        <w:t>p</w:t>
      </w:r>
      <w:r>
        <w:rPr>
          <w:rFonts w:ascii="Times New Roman" w:hAnsi="Times New Roman" w:cs="Times New Roman"/>
          <w:position w:val="-12"/>
          <w:sz w:val="24"/>
        </w:rPr>
        <w:t xml:space="preserve"> &lt; 0.0</w:t>
      </w:r>
      <w:r>
        <w:rPr>
          <w:rFonts w:hint="eastAsia" w:ascii="Times New Roman" w:hAnsi="Times New Roman" w:cs="Times New Roman"/>
          <w:position w:val="-12"/>
          <w:sz w:val="24"/>
        </w:rPr>
        <w:t>1</w:t>
      </w:r>
      <w:r>
        <w:rPr>
          <w:rFonts w:ascii="Times New Roman" w:hAnsi="Times New Roman" w:cs="Times New Roman"/>
          <w:position w:val="-12"/>
          <w:sz w:val="24"/>
        </w:rPr>
        <w:t xml:space="preserve">; </w:t>
      </w:r>
      <w:r>
        <w:rPr>
          <w:rFonts w:ascii="Times New Roman" w:hAnsi="Times New Roman" w:cs="Times New Roman"/>
          <w:position w:val="-12"/>
          <w:sz w:val="24"/>
          <w:vertAlign w:val="superscript"/>
        </w:rPr>
        <w:t xml:space="preserve">*** </w:t>
      </w:r>
      <w:r>
        <w:rPr>
          <w:rFonts w:ascii="Times New Roman" w:hAnsi="Times New Roman" w:cs="Times New Roman"/>
          <w:i/>
          <w:iCs/>
          <w:position w:val="-12"/>
          <w:sz w:val="24"/>
        </w:rPr>
        <w:t>p</w:t>
      </w:r>
      <w:r>
        <w:rPr>
          <w:rFonts w:ascii="Times New Roman" w:hAnsi="Times New Roman" w:cs="Times New Roman"/>
          <w:position w:val="-12"/>
          <w:sz w:val="24"/>
        </w:rPr>
        <w:t xml:space="preserve"> &lt; 0.0</w:t>
      </w:r>
      <w:r>
        <w:rPr>
          <w:rFonts w:hint="eastAsia" w:ascii="Times New Roman" w:hAnsi="Times New Roman" w:cs="Times New Roman"/>
          <w:position w:val="-12"/>
          <w:sz w:val="24"/>
        </w:rPr>
        <w:t>0</w:t>
      </w:r>
      <w:r>
        <w:rPr>
          <w:rFonts w:ascii="Times New Roman" w:hAnsi="Times New Roman" w:cs="Times New Roman"/>
          <w:position w:val="-12"/>
          <w:sz w:val="24"/>
        </w:rPr>
        <w:t>1 (two-tailed)</w:t>
      </w:r>
      <w:r>
        <w:rPr>
          <w:rFonts w:hint="eastAsia" w:ascii="Times New Roman" w:hAnsi="Times New Roman" w:cs="Times New Roman"/>
          <w:position w:val="-12"/>
          <w:sz w:val="24"/>
        </w:rPr>
        <w:t xml:space="preserve">. </w:t>
      </w:r>
    </w:p>
    <w:p w14:paraId="52748898">
      <w:pPr>
        <w:suppressAutoHyphens/>
        <w:kinsoku w:val="0"/>
        <w:overflowPunct w:val="0"/>
        <w:autoSpaceDE w:val="0"/>
        <w:autoSpaceDN w:val="0"/>
        <w:adjustRightInd w:val="0"/>
        <w:snapToGrid w:val="0"/>
        <w:rPr>
          <w:rFonts w:ascii="Times New Roman" w:hAnsi="Times New Roman" w:cs="Times New Roman"/>
          <w:sz w:val="24"/>
        </w:rPr>
      </w:pPr>
      <w:r>
        <w:rPr>
          <w:rFonts w:hint="eastAsia" w:ascii="Times New Roman" w:hAnsi="Times New Roman" w:cs="Times New Roman"/>
          <w:position w:val="-12"/>
          <w:sz w:val="24"/>
        </w:rPr>
        <w:t xml:space="preserve">               </w:t>
      </w:r>
    </w:p>
    <w:p w14:paraId="5BA91379">
      <w:pPr>
        <w:suppressAutoHyphens/>
        <w:kinsoku w:val="0"/>
        <w:overflowPunct w:val="0"/>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Therefore, to comprehensively investigate the impact of government</w:t>
      </w:r>
      <w:r>
        <w:rPr>
          <w:rFonts w:hint="eastAsia" w:ascii="Times New Roman" w:hAnsi="Times New Roman" w:cs="Times New Roman"/>
          <w:sz w:val="24"/>
        </w:rPr>
        <w:t>al</w:t>
      </w:r>
      <w:r>
        <w:rPr>
          <w:rFonts w:ascii="Times New Roman" w:hAnsi="Times New Roman" w:cs="Times New Roman"/>
          <w:sz w:val="24"/>
        </w:rPr>
        <w:t xml:space="preserve"> </w:t>
      </w:r>
      <w:r>
        <w:rPr>
          <w:rFonts w:hint="eastAsia" w:ascii="Times New Roman" w:hAnsi="Times New Roman" w:cs="Times New Roman"/>
          <w:sz w:val="24"/>
        </w:rPr>
        <w:t>capacities</w:t>
      </w:r>
      <w:r>
        <w:rPr>
          <w:rFonts w:ascii="Times New Roman" w:hAnsi="Times New Roman" w:cs="Times New Roman"/>
          <w:sz w:val="24"/>
        </w:rPr>
        <w:t xml:space="preserve"> on the effectiveness of government rumor refutation, we constructed a scatter distribution diagram illustrating the relationship between government capacity and</w:t>
      </w:r>
      <w:r>
        <w:rPr>
          <w:rFonts w:hint="eastAsia" w:ascii="Times New Roman" w:hAnsi="Times New Roman" w:cs="Times New Roman"/>
          <w:sz w:val="24"/>
        </w:rPr>
        <w:t xml:space="preserve"> </w:t>
      </w:r>
      <w:r>
        <w:rPr>
          <w:rFonts w:hint="eastAsia" w:ascii="Times New Roman" w:hAnsi="Times New Roman" w:cs="Times New Roman"/>
          <w:i/>
          <w:iCs/>
          <w:sz w:val="24"/>
        </w:rPr>
        <w:t>TBU</w:t>
      </w:r>
      <w:r>
        <w:rPr>
          <w:rFonts w:ascii="Times New Roman" w:hAnsi="Times New Roman" w:cs="Times New Roman"/>
          <w:sz w:val="24"/>
        </w:rPr>
        <w:t xml:space="preserve"> (Figure </w:t>
      </w:r>
      <w:r>
        <w:rPr>
          <w:rFonts w:hint="eastAsia" w:ascii="Times New Roman" w:hAnsi="Times New Roman" w:cs="Times New Roman"/>
          <w:sz w:val="24"/>
        </w:rPr>
        <w:t>6</w:t>
      </w:r>
      <w:r>
        <w:rPr>
          <w:rFonts w:ascii="Times New Roman" w:hAnsi="Times New Roman" w:cs="Times New Roman"/>
          <w:sz w:val="24"/>
        </w:rPr>
        <w:t>). The results reveal a</w:t>
      </w:r>
      <w:r>
        <w:rPr>
          <w:rFonts w:ascii="Times New Roman" w:hAnsi="Times New Roman" w:eastAsia="宋体" w:cs="Times New Roman"/>
          <w:sz w:val="24"/>
        </w:rPr>
        <w:t>n</w:t>
      </w:r>
      <w:r>
        <w:rPr>
          <w:rFonts w:ascii="Times New Roman" w:hAnsi="Times New Roman" w:cs="Times New Roman"/>
          <w:sz w:val="24"/>
        </w:rPr>
        <w:t xml:space="preserve"> increase in </w:t>
      </w:r>
      <w:r>
        <w:rPr>
          <w:rFonts w:hint="eastAsia" w:ascii="Times New Roman" w:hAnsi="Times New Roman" w:cs="Times New Roman"/>
          <w:i/>
          <w:iCs/>
          <w:sz w:val="24"/>
        </w:rPr>
        <w:t xml:space="preserve">TBU </w:t>
      </w:r>
      <w:r>
        <w:rPr>
          <w:rFonts w:ascii="Times New Roman" w:hAnsi="Times New Roman" w:cs="Times New Roman"/>
          <w:sz w:val="24"/>
        </w:rPr>
        <w:t>when government credibility decreases from 0.4 to 0.2, indicating a substantial reduction in refut</w:t>
      </w:r>
      <w:r>
        <w:rPr>
          <w:rFonts w:hint="eastAsia" w:ascii="Times New Roman" w:hAnsi="Times New Roman" w:cs="Times New Roman"/>
          <w:sz w:val="24"/>
        </w:rPr>
        <w:t>ation</w:t>
      </w:r>
      <w:r>
        <w:rPr>
          <w:rFonts w:ascii="Times New Roman" w:hAnsi="Times New Roman" w:cs="Times New Roman"/>
          <w:sz w:val="24"/>
        </w:rPr>
        <w:t xml:space="preserve"> effectiveness.</w:t>
      </w:r>
    </w:p>
    <w:p w14:paraId="005CE426">
      <w:pPr>
        <w:suppressAutoHyphens/>
        <w:kinsoku w:val="0"/>
        <w:overflowPunct w:val="0"/>
        <w:autoSpaceDE w:val="0"/>
        <w:autoSpaceDN w:val="0"/>
        <w:adjustRightInd w:val="0"/>
        <w:snapToGrid w:val="0"/>
        <w:spacing w:line="360" w:lineRule="auto"/>
        <w:jc w:val="center"/>
        <w:rPr>
          <w:rFonts w:ascii="Times New Roman" w:hAnsi="Times New Roman" w:cs="Times New Roman"/>
          <w:sz w:val="24"/>
        </w:rPr>
      </w:pPr>
      <w:r>
        <w:rPr>
          <w:rFonts w:hint="eastAsia" w:ascii="Times New Roman" w:hAnsi="Times New Roman" w:cs="Times New Roman"/>
          <w:sz w:val="24"/>
        </w:rPr>
        <w:drawing>
          <wp:inline distT="0" distB="0" distL="114300" distR="114300">
            <wp:extent cx="4651375" cy="4067810"/>
            <wp:effectExtent l="0" t="0" r="9525" b="8890"/>
            <wp:docPr id="8" name="图片 8" descr="26-4-8 3D线性9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6-4-8 3D线性9拼"/>
                    <pic:cNvPicPr>
                      <a:picLocks noChangeAspect="1"/>
                    </pic:cNvPicPr>
                  </pic:nvPicPr>
                  <pic:blipFill>
                    <a:blip r:embed="rId11"/>
                    <a:stretch>
                      <a:fillRect/>
                    </a:stretch>
                  </pic:blipFill>
                  <pic:spPr>
                    <a:xfrm>
                      <a:off x="0" y="0"/>
                      <a:ext cx="4651375" cy="4067810"/>
                    </a:xfrm>
                    <a:prstGeom prst="rect">
                      <a:avLst/>
                    </a:prstGeom>
                  </pic:spPr>
                </pic:pic>
              </a:graphicData>
            </a:graphic>
          </wp:inline>
        </w:drawing>
      </w:r>
    </w:p>
    <w:p w14:paraId="06A93B75">
      <w:pPr>
        <w:pStyle w:val="3"/>
        <w:suppressAutoHyphens/>
        <w:kinsoku w:val="0"/>
        <w:overflowPunct w:val="0"/>
        <w:autoSpaceDE w:val="0"/>
        <w:autoSpaceDN w:val="0"/>
        <w:adjustRightInd w:val="0"/>
        <w:snapToGrid w:val="0"/>
        <w:spacing w:line="360" w:lineRule="auto"/>
        <w:jc w:val="center"/>
        <w:rPr>
          <w:rFonts w:ascii="Times New Roman" w:hAnsi="Times New Roman" w:cs="Times New Roman"/>
          <w:sz w:val="24"/>
        </w:rPr>
      </w:pPr>
      <w:r>
        <w:rPr>
          <w:rFonts w:ascii="Times New Roman" w:hAnsi="Times New Roman" w:cs="Times New Roman"/>
          <w:b/>
          <w:bCs/>
          <w:sz w:val="24"/>
        </w:rPr>
        <w:t xml:space="preserve">Figure </w:t>
      </w:r>
      <w:r>
        <w:rPr>
          <w:rFonts w:hint="eastAsia" w:ascii="Times New Roman" w:hAnsi="Times New Roman" w:cs="Times New Roman"/>
          <w:b/>
          <w:bCs/>
          <w:sz w:val="24"/>
        </w:rPr>
        <w:t>6</w:t>
      </w:r>
      <w:r>
        <w:rPr>
          <w:rFonts w:ascii="Times New Roman" w:hAnsi="Times New Roman" w:cs="Times New Roman"/>
          <w:b/>
          <w:bCs/>
          <w:sz w:val="24"/>
        </w:rPr>
        <w:t>.</w:t>
      </w:r>
      <w:r>
        <w:rPr>
          <w:rFonts w:ascii="Times New Roman" w:hAnsi="Times New Roman" w:cs="Times New Roman"/>
          <w:sz w:val="24"/>
        </w:rPr>
        <w:t xml:space="preserve"> </w:t>
      </w:r>
      <w:r>
        <w:rPr>
          <w:rFonts w:hint="eastAsia" w:ascii="Times New Roman" w:hAnsi="Times New Roman" w:cs="Times New Roman"/>
          <w:sz w:val="24"/>
        </w:rPr>
        <w:t xml:space="preserve">Scatterplots of governmental capacities </w:t>
      </w:r>
      <w:r>
        <w:rPr>
          <w:rFonts w:ascii="Times New Roman" w:hAnsi="Times New Roman" w:cs="Times New Roman"/>
          <w:sz w:val="24"/>
        </w:rPr>
        <w:t>(</w:t>
      </w:r>
      <w:r>
        <w:rPr>
          <w:rFonts w:hint="eastAsia" w:ascii="Times New Roman" w:hAnsi="Times New Roman" w:eastAsia="宋体" w:cs="Times New Roman"/>
          <w:i/>
          <w:iCs/>
          <w:sz w:val="24"/>
        </w:rPr>
        <w:t>In-out</w:t>
      </w:r>
      <w:r>
        <w:rPr>
          <w:rFonts w:ascii="Times New Roman" w:hAnsi="Times New Roman" w:cs="Times New Roman"/>
          <w:sz w:val="24"/>
        </w:rPr>
        <w:t xml:space="preserve">, </w:t>
      </w:r>
      <w:r>
        <w:rPr>
          <w:rFonts w:hint="eastAsia" w:ascii="Times New Roman" w:hAnsi="Times New Roman" w:cs="Times New Roman"/>
          <w:i/>
          <w:iCs/>
          <w:sz w:val="24"/>
        </w:rPr>
        <w:t>GT</w:t>
      </w:r>
      <w:r>
        <w:rPr>
          <w:rFonts w:ascii="Times New Roman" w:hAnsi="Times New Roman" w:cs="Times New Roman"/>
          <w:sz w:val="24"/>
        </w:rPr>
        <w:t xml:space="preserve">, and </w:t>
      </w:r>
      <w:r>
        <w:rPr>
          <w:rFonts w:hint="eastAsia" w:ascii="Times New Roman" w:hAnsi="Times New Roman" w:cs="Times New Roman"/>
          <w:i/>
          <w:iCs/>
          <w:sz w:val="24"/>
        </w:rPr>
        <w:t>T_G</w:t>
      </w:r>
      <w:r>
        <w:rPr>
          <w:rFonts w:ascii="Times New Roman" w:hAnsi="Times New Roman" w:cs="Times New Roman"/>
          <w:sz w:val="24"/>
        </w:rPr>
        <w:t>)</w:t>
      </w:r>
      <w:r>
        <w:rPr>
          <w:rFonts w:hint="eastAsia" w:ascii="Times New Roman" w:hAnsi="Times New Roman" w:cs="Times New Roman"/>
          <w:sz w:val="24"/>
        </w:rPr>
        <w:t xml:space="preserve"> and </w:t>
      </w:r>
      <w:r>
        <w:rPr>
          <w:rFonts w:hint="eastAsia" w:ascii="Times New Roman" w:hAnsi="Times New Roman" w:cs="Times New Roman"/>
          <w:i/>
          <w:iCs/>
          <w:sz w:val="24"/>
        </w:rPr>
        <w:t>TBU</w:t>
      </w:r>
      <w:r>
        <w:rPr>
          <w:rFonts w:hint="eastAsia" w:ascii="Times New Roman" w:hAnsi="Times New Roman" w:cs="Times New Roman"/>
          <w:sz w:val="24"/>
        </w:rPr>
        <w:t xml:space="preserve"> at different levels of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sz w:val="24"/>
        </w:rPr>
        <w:t xml:space="preserve">. </w:t>
      </w:r>
    </w:p>
    <w:p w14:paraId="255AAD15">
      <w:pPr>
        <w:rPr>
          <w:rFonts w:ascii="Times New Roman" w:hAnsi="Times New Roman" w:cs="Times New Roman"/>
          <w:sz w:val="24"/>
        </w:rPr>
      </w:pPr>
      <w:r>
        <w:rPr>
          <w:rFonts w:hint="eastAsia" w:ascii="Times New Roman" w:hAnsi="Times New Roman" w:cs="Times New Roman"/>
          <w:sz w:val="24"/>
        </w:rPr>
        <w:t xml:space="preserve">                                                                                                                                                                                                                                                                                                                                                                                                                                                                                                                                                                                                                                                                                                                                                                                                                                                                                                                                                                                                                                                                                                                                                                                                                                                                                                                                                                                                                                                                                                                                                                                                                                                                                                                                                                                                                                                                                                                                                                                                                                                                                                                                                                                                                                                                                                                                                                                                                                                                                                                                                                                                                                                                                                                                                                                                                                                                                                                                                                                                                                                                                                                                                                                                                                                                                                                                                                                                                                                                                                                                                                                                                                                                                                                                                                                                                                                                                                                                                                                                                                                                                                                                                                                                                </w:t>
      </w:r>
      <w:r>
        <w:rPr>
          <w:rFonts w:hint="eastAsia" w:ascii="Times New Roman" w:hAnsi="Times New Roman" w:cs="Times New Roman"/>
          <w:sz w:val="24"/>
        </w:rPr>
        <w:t xml:space="preserve">                               </w:t>
      </w:r>
    </w:p>
    <w:p w14:paraId="22AEBB9C">
      <w:pPr>
        <w:numPr>
          <w:ilvl w:val="255"/>
          <w:numId w:val="0"/>
        </w:numPr>
        <w:kinsoku w:val="0"/>
        <w:overflowPunct w:val="0"/>
        <w:autoSpaceDE w:val="0"/>
        <w:autoSpaceDN w:val="0"/>
        <w:adjustRightInd w:val="0"/>
        <w:snapToGrid w:val="0"/>
        <w:spacing w:line="360" w:lineRule="auto"/>
        <w:outlineLvl w:val="0"/>
        <w:rPr>
          <w:rFonts w:ascii="Times New Roman" w:hAnsi="Times New Roman" w:cs="Times New Roman"/>
          <w:b/>
          <w:bCs/>
          <w:sz w:val="24"/>
        </w:rPr>
      </w:pPr>
      <w:bookmarkStart w:id="57" w:name="OLE_LINK152"/>
      <w:bookmarkStart w:id="58" w:name="OLE_LINK88"/>
      <w:r>
        <w:rPr>
          <w:rFonts w:hint="eastAsia" w:ascii="Times New Roman" w:hAnsi="Times New Roman" w:cs="Times New Roman"/>
          <w:b/>
          <w:bCs/>
          <w:sz w:val="24"/>
        </w:rPr>
        <w:t>5. Discussion</w:t>
      </w:r>
    </w:p>
    <w:p w14:paraId="24600D14">
      <w:pPr>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hint="eastAsia" w:ascii="Times New Roman" w:hAnsi="Times New Roman" w:cs="Times New Roman"/>
          <w:b/>
          <w:bCs/>
          <w:sz w:val="24"/>
        </w:rPr>
        <w:t>5.1. Summary of findings</w:t>
      </w:r>
    </w:p>
    <w:p w14:paraId="13E27958">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Recommendation algorithms and follower-based exposure can contribute to rumor cocoons by repeatedly reinforcing rumor-consistent content. In such environments, users embedded in rumor-dense exposure spaces may be more likely to believe and disseminate rumors, while becoming less receptive to official corrections. This creates a governance challenge for social media platforms and public institutions: official refutation is not simply a one-way communication act, but a dynamic process that unfolds within cocooned exposure structures.</w:t>
      </w:r>
    </w:p>
    <w:p w14:paraId="7255E238">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This study examined how three official correction capacities—response timing, targeting capacity, and government credibility—shape the time of belief updating (</w:t>
      </w:r>
      <w:r>
        <w:rPr>
          <w:rFonts w:hint="eastAsia" w:ascii="Times New Roman" w:hAnsi="Times New Roman" w:cs="Times New Roman"/>
          <w:i/>
          <w:iCs/>
          <w:sz w:val="24"/>
        </w:rPr>
        <w:t>TBU</w:t>
      </w:r>
      <w:r>
        <w:rPr>
          <w:rFonts w:hint="eastAsia" w:ascii="Times New Roman" w:hAnsi="Times New Roman" w:cs="Times New Roman"/>
          <w:sz w:val="24"/>
        </w:rPr>
        <w:t xml:space="preserve">) under different degrees of group cocooning. Using an empirically calibrated agent-based model based on major public-opinion rumors from Weibo, we compared simulated governance scenarios in which these capacities and the degree of group cocooning were systematically varied. </w:t>
      </w:r>
      <w:r>
        <w:rPr>
          <w:rFonts w:hint="eastAsia" w:ascii="Times New Roman" w:hAnsi="Times New Roman" w:cs="Times New Roman"/>
          <w:i/>
          <w:iCs/>
          <w:sz w:val="24"/>
        </w:rPr>
        <w:t>TBU</w:t>
      </w:r>
      <w:r>
        <w:rPr>
          <w:rFonts w:hint="eastAsia" w:ascii="Times New Roman" w:hAnsi="Times New Roman" w:cs="Times New Roman"/>
          <w:sz w:val="24"/>
        </w:rPr>
        <w:t xml:space="preserve"> was used to capture the time required for users to shift from rumor acceptance to rumor rejection after official refutation begins.</w:t>
      </w:r>
    </w:p>
    <w:p w14:paraId="63D47E35">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The simulated results show three main patterns. First, faster response, stronger targeting of cocooned users, and higher government credibility are each associated with shorter TBU. Second, group cocooning does not directly prolong </w:t>
      </w:r>
      <w:r>
        <w:rPr>
          <w:rFonts w:hint="eastAsia" w:ascii="Times New Roman" w:hAnsi="Times New Roman" w:cs="Times New Roman"/>
          <w:i/>
          <w:iCs/>
          <w:sz w:val="24"/>
        </w:rPr>
        <w:t>TBU</w:t>
      </w:r>
      <w:r>
        <w:rPr>
          <w:rFonts w:hint="eastAsia" w:ascii="Times New Roman" w:hAnsi="Times New Roman" w:cs="Times New Roman"/>
          <w:sz w:val="24"/>
        </w:rPr>
        <w:t xml:space="preserve"> in the simulated scenarios. Instead, stronger group cocooning amplifies the cost of delayed response and makes government credibility more consequential for accelerating belief updating. Third, the interaction between group cocooning and targeting capacity is comparatively weak, suggesting that the marginal value of targeting cocooned users remains relatively stable across different cocooning levels.</w:t>
      </w:r>
    </w:p>
    <w:p w14:paraId="69FAA339">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These findings make three contributions to research on social media governance and rumor correction. First, this study shows that official refutation does not operate in a neutral information environment. Governmental rebuttals are introduced into cocooned exposure structures shaped by follower networks, selective engagement, and algorithmic recommendation. These structures condition the marginal value of refutation capacities, especially response timing and credibility. Second, the study extends research on echo chambers and filter bubbles by operationalizing group cocooning as a belief-polarization consequence of information cocoons. Rather than treating information cocoons only as structural exposure environments, the model captures one of their key consequences: belief divergence between users inside and outside the rumor cocoon. Third, the study provides an empirically calibrated simulation framework for examining rumor correction as a dynamic belief-updating process. By linking Weibo-based calibration with counterfactual governance scenarios, the framework offers a process-oriented approach for studying how official correction can accelerate belief updating in cocooned social media environments.</w:t>
      </w:r>
    </w:p>
    <w:p w14:paraId="4F54B818">
      <w:pPr>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hint="eastAsia" w:ascii="Times New Roman" w:hAnsi="Times New Roman" w:cs="Times New Roman"/>
          <w:b/>
          <w:bCs/>
          <w:sz w:val="24"/>
        </w:rPr>
        <w:t>5.2. Governmental capacities in rumor refutation on SMPs</w:t>
      </w:r>
    </w:p>
    <w:p w14:paraId="00274A43">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Government credibility matters because it shapes whether users perceive official refutation as trustworthy. In rumor correction, users may experience cognitive dissonance when official rebuttals contradict rumor-consistent narratives to which they have already been exposed. When the source of correction is credible, the new information is more likely to be accepted as persuasive and authoritative. This is consistent with research on cognitive dissonance, expectancy violation, system justification, and misinformation correction, which suggests that source credibility can reduce resistance to belief revision and improve the acceptance of corrective information </w:t>
      </w:r>
      <w:r>
        <w:rPr>
          <w:rFonts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ADDIN ZOTERO_ITEM CSL_CITATION {"citationID":"iV5z7AIv","properties":{"unsorted":true,"formattedCitation":"[9,38\\uc0\\u8211{}40]","plainCitation":"[9,38–40]","noteIndex":0},"citationItems":[{"id":1095,"uris":["http://zotero.org/users/11769009/items/B5K4MJVP"],"itemData":{"id":1095,"type":"article-journal","abstract":"Misinformation has been identified as a major contributor to various contentious contemporary events ranging from elections and referenda to the response to the COVID-19 pandemic. Not only can belief in misinformation lead to poor judgements and decision-making, it also exerts a lingering influence on people’s reasoning after it has been corrected — an effect known as the continued influence effect. In this Review, we describe the cognitive, social and affective factors that lead people to form or endorse misinformed views, and the psychological barriers to knowledge revision after misinformation has been corrected, including theories of continued influence. We discuss the effectiveness of both pre-emptive (‘prebunking’) and reactive (‘debunking’) interventions to reduce the effects of misinformation, as well as implications for information consumers and practitioners in various areas including journalism, public health, policymaking and education.","container-title":"Nature Reviews Psychology","DOI":"10.1038/s44159-021-00006-y","ISSN":"2731-0574","issue":"1","journalAbbreviation":"Nature Reviews Psychology","page":"13-29","title":"The psychological drivers of misinformation belief and its resistance to correction","volume":"1","author":[{"family":"Ecker","given":"Ullrich K. H."},{"family":"Lewandowsky","given":"Stephan"},{"family":"Cook","given":"John"},{"family":"Schmid","given":"Philipp"},{"family":"Fazio","given":"Lisa K."},{"family":"Brashier","given":"Nadia"},{"family":"Kendeou","given":"Panayiota"},{"family":"Vraga","given":"Emily K."},{"family":"Amazeen","given":"Michelle A."}],"issued":{"date-parts":[["2022",1,1]]}}},{"id":2759,"uris":["http://zotero.org/users/11769009/items/MWCEVV4K"],"itemData":{"id":2759,"type":"article-journal","abstract":"Two experiments, with 80 undergraduates, replicated and extended research by R. T. Croyle and J. Cooper (see record 1984-11595-001) indicating that cognitive dissonance involves physiological arousal. In Exp I, Ss wrote counterattitudinal essays under conditions of high or low choice and, to assess arousal effects owing to effort, with or without a list of arguments provided by the experimenter. In high-choice conditions only and regardless of effort, Ss showed both arousal (heightened galvanic skin response) and attitude change. Arousal, however, did not decline following attitude change. The more effortful task (no arguments provided) produced increased arousal but not greater attitude change. In Exp II, the opportunity to change one's attitude following a freely chosen counterattitudinal essay was manipulated. As in Exp I, arousal increased following the essay but did not decline following a postessay attitude change opportunity. When Ss were not given an attitude change opportunity, however, arousal did decline. It is suggested that if dissonance is a drive state, drive reduction typically may be accomplished through gradual cognitive change or forgetting. (47 ref) (PsycInfo Database Record (c) 2025 APA, all rights reserved)","container-title":"Journal of Personality and Social Psychology","DOI":"10.1037/0022-3514.51.1.55","ISSN":"1939-1315","issue":"1","page":"55-65","publisher":"American Psychological Association","publisher-place":"US","source":"APA PsycNet","title":"Physiological arousal, dissonance, and attitude change: Evidence for a dissonance-arousal link and a \"don't remind me\" effect","title-short":"Physiological arousal, dissonance, and attitude change","volume":"51","author":[{"family":"Elkin","given":"Roger A."},{"family":"Leippe","given":"Michael R."}],"issued":{"date-parts":[["1986"]]}}},{"id":2763,"uris":["http://zotero.org/users/11769009/items/GEAK4WXE"],"itemData":{"id":2763,"type":"article-journal","abstract":"Although the role of issue-importance has been central to theorizing about dissonance, its impact on dissonance-related shifts in attitude is not clear. Drawing on recent distinctions between high-level construals, which capture an object's gist and lead people </w:instrText>
      </w:r>
      <w:r>
        <w:rPr>
          <w:rFonts w:hint="eastAsia" w:ascii="Times New Roman" w:hAnsi="Times New Roman" w:eastAsia="宋体" w:cs="Times New Roman"/>
          <w:sz w:val="24"/>
          <w:vertAlign w:val="superscript"/>
        </w:rPr>
        <w:instrText xml:space="preserve">to focus on their more‐important concerns, and low-level construals, which emphasize secondary issues, the current paper explores the role of construal-level in moderating the effect of importance on dissonance-induced attitude change. Adopting a widely used induced‐compliance paradigm, participants in a high or low-level construal mindset wrote counter‐attitudinal essays about instituting a senior comprehensive exam under conditions of high or low choice. As expected, participants in a high-level construal mindset more strongly favored comprehensive exams under high choice than low‐choice conditions, but only when the issue was personally important. Participants in a low-level construal mindset showed a choice effect when the issue was unimportant. Impli</w:instrText>
      </w:r>
      <w:r>
        <w:rPr>
          <w:rFonts w:ascii="Times New Roman" w:hAnsi="Times New Roman" w:eastAsia="宋体" w:cs="Times New Roman"/>
          <w:sz w:val="24"/>
          <w:vertAlign w:val="superscript"/>
        </w:rPr>
        <w:instrText xml:space="preserve">cations and future directions are discussed.","container-title":"Journal of Experimental Social Psychology","DOI":"10.1016/j.jesp.2012.05.011","ISSN":"0022-1031","issue":"6","journalAbbreviation":"Journal of Experimental Social Psychology","page":"1361-1364","source":"ScienceDirect","title":"The experience of cognitive dissonance in important and trivial domains: A construal-level theory approach","title-short":"The experience of cognitive dissonance in important and trivial domains","volume":"48","author":[{"family":"Wakslak","given":"Cheryl J."}],"issued":{"date-parts":[["2012",11,1]]}}},{"id":2765,"uris":["http://zotero.org/users/11769009/items/KDHFMNQ9"],"itemData":{"id":2765,"type":"chapter","abstract":"Expectancy violations theory predicts and explains the effects of nonverbal behavior violations on interpersonal communication outcomes such as attraction, credibility, persuasion, and smooth interactions. Human interactions are strongly governed by expectations which, if violated, are arousing and trigger an appraisal process that may be moderated by the rewardingness of the violator. Violation interpretations and evaluations determine whether they are positive or negative violations. Positive violations are predicted to produce more favorable outcomes, and negative violations less favorable outcomes, than positive and negative confirmations respectively. Many of the theory's propositions have been supported empirically. Some contrary findings have led to revision of the theory. The theory has also been expanded to several kinds of nonverbal violations, including personal space, eye contact, posture, touch, involvement, and immediacy violations. The theory also spawned the investigation of the meanings associated with violations and the kinds of arousal that violations provoke.","container-title":"The International Encyclopedia of Interpersonal Communication","DOI":"10.1002/9781118540190.wbeic102","ISBN":"978-1-118-54019-0","language":"en","license":"Copyright © 2016 John Wiley &amp; Sons, Inc","note":"_eprint: https://onlinelibrary.wiley.com/doi/pdf/10.1002/9781118540190.wbeic102\nDOI: 10.1002/9781118540190.wbeic102","page":"1-9","publisher":"John Wiley &amp; Sons, Ltd","source":"Wiley Online Library","title":"Expectancy violations theory","URL":"https://onlinelibrary.wiley.com/doi/abs/10.1002/9781118540190.wbeic102","author":[{"family":"Burgoon","given":"Judee K."}],"accessed":{"date-parts":[["2026",6,25]]},"issued":{"date-parts":[["2015"]]}}}],"schema":"https://github.com/citation-style-language/schema/raw/master/csl-citation.json"} </w:instrText>
      </w:r>
      <w:r>
        <w:rPr>
          <w:rFonts w:ascii="Times New Roman" w:hAnsi="Times New Roman" w:eastAsia="宋体" w:cs="Times New Roman"/>
          <w:sz w:val="24"/>
          <w:vertAlign w:val="superscript"/>
        </w:rPr>
        <w:fldChar w:fldCharType="separate"/>
      </w:r>
      <w:r>
        <w:rPr>
          <w:rFonts w:ascii="Times New Roman" w:hAnsi="Times New Roman" w:cs="Times New Roman"/>
          <w:kern w:val="0"/>
          <w:sz w:val="24"/>
          <w:vertAlign w:val="superscript"/>
        </w:rPr>
        <w:t>[9,38–40]</w:t>
      </w:r>
      <w:r>
        <w:rPr>
          <w:rFonts w:ascii="Times New Roman" w:hAnsi="Times New Roman" w:eastAsia="宋体" w:cs="Times New Roman"/>
          <w:sz w:val="24"/>
          <w:vertAlign w:val="superscript"/>
        </w:rPr>
        <w:fldChar w:fldCharType="end"/>
      </w:r>
      <w:r>
        <w:rPr>
          <w:rFonts w:hint="eastAsia" w:ascii="Times New Roman" w:hAnsi="Times New Roman" w:cs="Times New Roman"/>
          <w:sz w:val="24"/>
        </w:rPr>
        <w:t>.</w:t>
      </w:r>
    </w:p>
    <w:p w14:paraId="7E58A223">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In the present simulation setting, low levels of government credibility are associated with a marked increase in </w:t>
      </w:r>
      <w:r>
        <w:rPr>
          <w:rFonts w:hint="eastAsia" w:ascii="Times New Roman" w:hAnsi="Times New Roman" w:cs="Times New Roman"/>
          <w:i/>
          <w:iCs/>
          <w:sz w:val="24"/>
        </w:rPr>
        <w:t>TBU</w:t>
      </w:r>
      <w:r>
        <w:rPr>
          <w:rFonts w:hint="eastAsia" w:ascii="Times New Roman" w:hAnsi="Times New Roman" w:cs="Times New Roman"/>
          <w:sz w:val="24"/>
        </w:rPr>
        <w:t xml:space="preserve">. This pattern should not be interpreted as identifying a fixed empirical threshold of credibility. Rather, it highlights a model-based implication: when official sources are not perceived as sufficiently credible, correction may fail to overcome prior rumor-consistent exposure, and belief updating may be substantially delayed. In cocooned social media environments, credibility is especially important because official refutation must compete not only with false information, but also with repeated exposure, social reinforcement, and possible distrust of institutional information channels. This is consistent with prior studies showing that government credibility can reduce rumor dissemination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{"citationID":"IlzrYB6M","properties":{"formattedCitation":"[5]","plainCitation":"[5]","noteIndex":0},"citationItems":[{"id":1080,"uris":["http://zotero.org/users/11769009/items/YYMPAPT7"],"itemData":{"id":1080,"type":"article-journal","abstract":"Motivated by the practical needs of enhancing social media rumor refutation effectiveness, this paper is dedicated to develop a proper rumor refutation effectiveness index (REI), identify key factors influencing REI and propose decision making suggestions for rumor refutation platforms. 298,118 pieces of comments and 185,209 pieces of the reposters’ verification status of 248 rumor refutation microblogs on Sina Weibo (the Chinese equivalent of Twitter) are collected during a 1-year period using a web crawler. To extract the text characteristics and analyze the sentiment of the rumor refutation microblogs, Natural Language Processing (NLP) approaches are applied. To explore the relationship between REI and the content and contextual factors of the rumor refutation microblogs, four regression models based on the collected data are established, namely linear regression model, Support Vector regression model (SVR), Extreme Gradient Boosting regression model (XGBoostRegressor) and Light Gradient Boosting Machine regression model (LGBMRegressor). The LGBMRegressor has the best goodness-of-fit among the compared regression models. Then, SHapley Additive exPlanations (SHAP) is employed to visualize and explain the LGBMRegressor results. Decision making suggestions for rumor refutation platforms on how to organize rumor refutation microblogs under different situations such as rumor category, author’s influence and heat of topics are proposed.","container-title":"Information Processing &amp; Management","DOI":"10.1016/j.ipm.2020.102420","ISSN":"0306-4573","issue":"1","journalAbbreviation":"Information Processing &amp; Management","page":"102420","source":"ScienceDirect","title":"Social media rumor refutation effectiveness: Evaluation, modelling and enhancement","title-short":"Social media rumor refutation effectiveness","volume":"58","author":[{"family":"Li","given":"Zongmin"},{"family":"Zhang","given":"Qi"},{"family":"Du","given":"Xinyu"},{"family":"Ma","given":"Yanfang"},{"family":"Wang","given":"Shihang"}],"issued":{"date-parts":[["2021",1,1]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[5]</w:t>
      </w:r>
      <w:r>
        <w:rPr>
          <w:rFonts w:ascii="Times New Roman" w:hAnsi="Times New Roman" w:cs="Times New Roman"/>
          <w:sz w:val="24"/>
          <w:vertAlign w:val="superscript"/>
        </w:rPr>
        <w:fldChar w:fldCharType="end"/>
      </w:r>
      <w:r>
        <w:rPr>
          <w:rFonts w:hint="eastAsia" w:ascii="Times New Roman" w:hAnsi="Times New Roman" w:cs="Times New Roman"/>
          <w:sz w:val="24"/>
        </w:rPr>
        <w:t xml:space="preserve">, and that distrust in official information channels may allow rumors to persist or even lead the public to regard official refutation itself as another rumor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Q99cbtTr","properties":{"unsorted":true,"formattedCitation":"[22,26]","plainCitation":"[22,26]","noteIndex":0},"citationItems":[{"id":1086,"uris":["http://zotero.org/users/11769009/items/YQTMYG4J"],"itemData":{"id":1086,"type":"article-journal","abstract":"Accelerated by the widespread use of social networks, the propagation of rumors has been a destructive factor in the Internet environment. Chinese governments at different administrative levels have established official rumor-refuting accounts on social media to confute rumors, but the spread of rumors in social networks remains a significant concern due to the immature construction of rumor-refuting accounts. To identify the deficiencies of official rumor-refuting accounts at different administrative levels and how to improve their rumor-confutation ability, this paper applies a multi-criteria decision-making (MCDM) method to evaluate Chinese official rumor-refuting accounts on social media, then discusses the differences among them to provide targeted suggestions for improvement. Based on the 10,253 rumor-refuting articles published by 26 Chinese official rumor-refuting accounts on WeChat (a combined social media of Twitter and WhatsApp in China) in 2021, this paper first proposes a targeted rumor-refuting ability evaluation criteria system based on Source-Message-Channel-Receiver (SMCR) theory of communication. Then it applies the Stochastic Multi-criteria Acceptability Analysis-Analytic Hierarchy Process Sort-II with intuitionistic trapezoidal fuzzy numbers (SMAA-AHPSort-II-ITFN) method to evaluate and compare the official rumor-refuting accounts at different administrative levels. The evaluation results show significant differences in the ability of various rumor-refuting accounts to confute rumors. Finally, specific suggestions are provided for improving the ability of official rumor-refuting accounts.","container-title":"Computer Communications","DOI":"10.1016/j.comcom.2023.07.021","ISSN":"0140-3664","journalAbbreviation":"Computer Communications","page":"331-348","source":"ScienceDirect","title":"How to improve the rumor-confutation ability of official rumor-refuting account on social media: A Chinese case study","title-short":"How to improve the rumor-confutation ability of official rumor-refuting account on social media","volume":"209","author":[{"family":"Tu","given":"Yan"},{"family":"Cheng","given":"Linqi"},{"family":"Liu","given":"Liyi"},{"family":"Li","given":"Zongmin"},{"family":"Lev","given":"Benjamin"}],"issued":{"date-parts":[["2023",9,1]]}}},{"id":44,"uris":["http://zotero.org/users/11769009/items/QRAITJLJ"],"itemData":{"id":44,"type":"article-journal","abstract":"Despite the prevalence of anti-government rumors in authoritarian countries, little is currently known about their effects on citizens’ attitudes toward the government, and whether the authorities can effectively combat rumors. With an experimental procedure embedded in two surveys about Chinese internet users’ information exposure, this study finds that rumors decrease citizens’ trust in the government and support of the regime. Moreover, individuals from diverse socio-economic and political backgrounds are similarly susceptible to thinly evidenced rumors. Rebuttals generally reduce people’s belief in the specific content of rumors, but often do not recover political trust unless the government brings forth solid and vivid evidence to back its refutation or win the endorsement of public figures broadly perceived to be independent. But because such high-quality and strong rebuttals are hard to come by, rumors will erode political support in an authoritarian state. These findings have rich implications for studies of rumors and misinformation in general, and authoritarian information politics in particular.","archive":"Cambridge Core","container-title":"British Journal of Political Science","DOI":"10.1017/S0007123415000253","ISSN":"0007-1234","issue":"2","language":"en","note":"edition: 2015/07/24","page":"283-311","publisher":"Cambridge University Press","source":"Cambridge University Press","title":"A War of (Mis)Information: The Political Effects of Rumors and Rumor Rebuttals in an Authoritarian Country","volume":"47","author":[{"family":"Huang","given":"Haifeng"}],"issued":{"date-parts":[["2017"]]}}}],"schema":"https://github.com/citation-style-language/schema/raw/master/csl-citation.json"}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[22,26]</w:t>
      </w:r>
      <w:r>
        <w:rPr>
          <w:rFonts w:ascii="Times New Roman" w:hAnsi="Times New Roman" w:cs="Times New Roman"/>
          <w:sz w:val="24"/>
          <w:vertAlign w:val="superscript"/>
        </w:rPr>
        <w:fldChar w:fldCharType="end"/>
      </w:r>
      <w:r>
        <w:rPr>
          <w:rFonts w:hint="eastAsia" w:ascii="Times New Roman" w:hAnsi="Times New Roman" w:cs="Times New Roman"/>
          <w:sz w:val="24"/>
        </w:rPr>
        <w:t>.</w:t>
      </w:r>
    </w:p>
    <w:p w14:paraId="29510297">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Targeting capacity matters because it shapes whether corrective information is prioritized in rumor-dense exposure environments. In the model, directing official refutation toward users inside the rumor cocoon is associated with shorter </w:t>
      </w:r>
      <w:r>
        <w:rPr>
          <w:rFonts w:hint="eastAsia" w:ascii="Times New Roman" w:hAnsi="Times New Roman" w:cs="Times New Roman"/>
          <w:i/>
          <w:iCs/>
          <w:sz w:val="24"/>
        </w:rPr>
        <w:t>TBU</w:t>
      </w:r>
      <w:r>
        <w:rPr>
          <w:rFonts w:hint="eastAsia" w:ascii="Times New Roman" w:hAnsi="Times New Roman" w:cs="Times New Roman"/>
          <w:sz w:val="24"/>
        </w:rPr>
        <w:t>, suggesting that correction is more effective when it reaches those most exposed to rumor-consistent content. This interpretation is consistent with cognitive dissonance theory: users who are repeatedly exposed to rumor-consistent narratives may avoid or resist information that conflicts with their existing beliefs, making belief revision more difficult</w:t>
      </w:r>
      <w:r>
        <w:rPr>
          <w:rFonts w:ascii="Times New Roman" w:hAnsi="Times New Roman" w:cs="Times New Roman"/>
          <w:sz w:val="24"/>
        </w:rPr>
        <w:t xml:space="preserve"> </w:t>
      </w:r>
      <w:r>
        <w:rPr>
          <w:rFonts w:hint="eastAsia" w:ascii="Times New Roman" w:hAnsi="Times New Roman" w:eastAsia="宋体" w:cs="Times New Roman"/>
          <w:sz w:val="24"/>
          <w:vertAlign w:val="superscript"/>
        </w:rPr>
        <w:fldChar w:fldCharType="begin"/>
      </w:r>
      <w:r>
        <w:rPr>
          <w:rFonts w:ascii="Times New Roman" w:hAnsi="Times New Roman" w:eastAsia="宋体" w:cs="Times New Roman"/>
          <w:sz w:val="24"/>
          <w:vertAlign w:val="superscript"/>
        </w:rPr>
        <w:instrText xml:space="preserve"> ADDIN ZOTERO_ITEM CSL_CITATION {"citationID":"L5LrdvVp","properties":{"unsorted":false,"formattedCitation":"[38]","plainCitation":"[38]","noteIndex":0},"citationItems":[{"id":2759,"uris":["http://zotero.org/users/11769009/items/MWCEVV4K"],"itemData":{"id":2759,"type":"article-journal","abstract":"Two experiments, with 80 undergraduates, replicated and extended research by R. T. Croyle and J. Cooper (see record 1984-11595-001) indicating that cognitive dissonance involves physiological arousal. In Exp I, Ss wrote counterattitudinal essays under conditions of high or low choice and, to assess arousal effects owing to effort, with or without a list of arguments provided by the experimenter. In high-choice conditions only and regardless of effort, Ss showed both arousal (heightened galvanic skin response) and attitude change. Arousal, however, did not decline following attitude change. The more effortful task (no arguments provided) produced increased arousal but not greater attitude change. In Exp II, the opportunity to change one's attitude following a freely chosen counterattitudinal essay was manipulated. As in Exp I, arousal increased following the essay but did not decline following a postessay attitude change opportunity. When Ss were not given an attitude change opportunity, however, arousal did decline. It is suggested that if dissonance is a drive state, drive reduction typically may be accomplished through gradual cognitive change or forgetting. (47 ref) (PsycInfo Database Record (c) 2025 APA, all rights reserved)","container-title":"Journal of Personality and Social Psychology","DOI":"10.1037/0022-3514.51.1.55","ISSN":"1939-1315","issue":"1","page":"55-65","publisher":"American Psychological Association","publisher-place":"US","source":"APA PsycNet","title":"Physiological arousal, dissonance, and attitude change: Evidence for a dissonance-arousal link and a \"don't remind me\" effect","title-short":"Physiological arousal, dissonance, and attitude change","volume":"51","author":[{"family":"Elkin","given":"Roger A."},{"family":"Leippe","given":"Michael R."}],"issued":{"date-parts":[["1986"]]}}}],"schema":"https://github.com/citation-style-language/schema/raw/master/csl-citation.json"} </w:instrText>
      </w:r>
      <w:r>
        <w:rPr>
          <w:rFonts w:hint="eastAsia" w:ascii="Times New Roman" w:hAnsi="Times New Roman" w:eastAsia="宋体" w:cs="Times New Roman"/>
          <w:sz w:val="24"/>
          <w:vertAlign w:val="superscript"/>
        </w:rPr>
        <w:fldChar w:fldCharType="separate"/>
      </w:r>
      <w:r>
        <w:rPr>
          <w:rFonts w:ascii="Times New Roman" w:hAnsi="Times New Roman" w:cs="Times New Roman"/>
          <w:sz w:val="24"/>
          <w:vertAlign w:val="superscript"/>
        </w:rPr>
        <w:t>[38]</w:t>
      </w:r>
      <w:r>
        <w:rPr>
          <w:rFonts w:hint="eastAsia" w:ascii="Times New Roman" w:hAnsi="Times New Roman" w:eastAsia="宋体" w:cs="Times New Roman"/>
          <w:sz w:val="24"/>
          <w:vertAlign w:val="superscript"/>
        </w:rPr>
        <w:fldChar w:fldCharType="end"/>
      </w:r>
      <w:r>
        <w:rPr>
          <w:rFonts w:hint="eastAsia" w:ascii="Times New Roman" w:hAnsi="Times New Roman" w:cs="Times New Roman"/>
          <w:sz w:val="24"/>
        </w:rPr>
        <w:t>. However, the targeting implication should be understood as exposure-level governance rather than individual-level surveillance or profiling. In practice, platform-supported targeting should rely on aggregate diffusion signals to identify rumor-dense discussion spaces, increase the visibility of verified rebuttals in high-risk exposure environments, and reduce repeated algorithmic reinforcement of rumor-consistent content. Effective rumor correction therefore requires precision in information delivery, but it must also be guided by transparency, proportionality, and privacy preservation.</w:t>
      </w:r>
    </w:p>
    <w:p w14:paraId="23DD360C">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Response timing matters because delayed refutation allows rumors to accumulate familiarity, social endorsement, and resistance to belief updating. The simulated results show that longer delays are associated with longer </w:t>
      </w:r>
      <w:r>
        <w:rPr>
          <w:rFonts w:hint="eastAsia" w:ascii="Times New Roman" w:hAnsi="Times New Roman" w:cs="Times New Roman"/>
          <w:i/>
          <w:iCs/>
          <w:sz w:val="24"/>
        </w:rPr>
        <w:t>TBU</w:t>
      </w:r>
      <w:r>
        <w:rPr>
          <w:rFonts w:hint="eastAsia" w:ascii="Times New Roman" w:hAnsi="Times New Roman" w:cs="Times New Roman"/>
          <w:sz w:val="24"/>
        </w:rPr>
        <w:t xml:space="preserve">, which is consistent with prior research on rumor refutation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{"citationID":"4ifeXlVW","properties":{"unsorted":false,"formattedCitation":"[41]","plainCitation":"[41]","noteIndex":0},"citationItems":[{"id":1662,"uris":["http://zotero.org/users/11769009/items/P8QNUM93"],"itemData":{"id":1662,"type":"article-journal","abstract":"The breeding and spreading of negative emotion in public emergencies posed severe challenges to social governance. The traditional government information release strategies ignored the negative emotion evolution mechanism. Focusing on the information release policies from the perspectives of the government during public emergency events, by using cognitive big data analytics, our research applies deep learning method into news framing framework construction process, and tries to explore the influencing mechanism of government information release strategy on contagion-evolution of negative emotion. In particular, this paper first uses Word2Vec, cosine word vector similarity calculation and SO-PMI algorithms to build a public emergencies-oriented emotional lexicon; then, it proposes a emotion computing method based on dependency parsing, designs an emotion binary tree and dependency-based emotion calculation rules; and at last, through an experiment, it shows that the emotional lexicon proposed in this paper has a wider coverage and higher accuracy than the existing ones, and it also performs a emotion evolution analysis on an actual public event based on the emotional lexicon, using the emotion computing method proposed. And the empirical results show that the algorithm is feasible and effective. The experimental results showed that this model could effectively conduct fine-grained emotion computing, improve the accuracy and computational efficiency of sentiment classification. The final empirical analysis found that due to such defects as slow speed, non transparent content, poor penitence and weak department coordination, the existing government information release strategies had a significant negative impact on the contagion-evolution of anxiety and disgust emotion, could not regulate negative emotions effectively. These research results will provide theoretical implications and technical supports for the social governance. And it could also help to establish negative emotion management mode, and construct a new pattern of the public opinion guidance.","container-title":"International Journal of Information Management","DOI":"10.1016/j.ijinfomgt.2019.04.001","ISSN":"0268-4012","journalAbbreviation":"International Journal of Information Management","language":"en","page":"498-514","source":"ScienceDirect","title":"Does government information release really matter in regulating contagion-evolution of negative emotion during public emergencies? From the perspective of cognitive big data analytics","title-short":"Does government information release really matter in regulating contagion-evolution of negative emotion during public emergencies?","volume":"50","author":[{"family":"Zhang","given":"Wei"},{"family":"Wang","given":"Meng"},{"family":"Zhu","given":"Yan-chun"}],"issued":{"date-parts":[["2020",2,1]]}}}],"schema":"https://github.com/citation-style-language/schema/raw/master/csl-citation.json"}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[41]</w:t>
      </w:r>
      <w:r>
        <w:rPr>
          <w:rFonts w:ascii="Times New Roman" w:hAnsi="Times New Roman" w:cs="Times New Roman"/>
          <w:sz w:val="24"/>
          <w:vertAlign w:val="superscript"/>
        </w:rPr>
        <w:fldChar w:fldCharType="end"/>
      </w:r>
      <w:r>
        <w:rPr>
          <w:rFonts w:hint="eastAsia" w:ascii="Times New Roman" w:hAnsi="Times New Roman" w:cs="Times New Roman"/>
          <w:sz w:val="24"/>
        </w:rPr>
        <w:t xml:space="preserve">. This pattern is also consistent with the continued influence effect, whereby misinformation can continue to shape reasoning even after correction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{"citationID":"uRta13AN","properties":{"unsorted":false,"formattedCitation":"[8,9]","plainCitation":"[8,9]","noteIndex":0},"citationItems":[{"id":2116,"uris":["http://zotero.org/users/11769009/items/KBU9NUQC"],"itemData":{"id":2116,"type":"article-journal","abstract":"The widespread prevalence and persistence of misinformation in contemporary societies, such as the false belief that there is a link between childhood vaccinations and autism, is a matter of public concern. For example, the myths surrounding vaccinations, which prompted some parents to withhold immunization from their children, have led to a marked increase in vaccine-preventable disease, as well as unnecessary public expenditure on research and public-information campaigns aimed at rectifying the situation.We first examine the mechanisms by which such misinformation is disseminated in society, both inadvertently and purposely. Misinformation can originate from rumors but also from works of fiction, governments and politicians, and vested interests. Moreover, changes in the media landscape, including the arrival of the Internet, have fundamentally influenced the ways in which information is communicated and misinformation is spread.We next move to misinformation at the level of the individual, and review the cognitive factors that often render misinformation resistant to correction. We consider how people assess the truth of statements and what makes people believe certain things but not others. We look at people’s memory for misinformation and answer the questions of why retractions of misinformation are so ineffective in memory updating and why efforts to retract misinformation can even backfire and, ironically, increase misbelief. Though ideology and personal worldviews can be major obstacles for debiasing, there nonetheless are a number of effective techniques for reducing the impact of misinformation, and we pay special attention to these factors that aid in debiasing.We conclude by providing specific recommendations for the debunking of misinformation. These recommendations pertain to the ways in which corrections should be designed, structured, and applied in order to maximize their impact. Grounded in cognitive psychological theory, these recommendations may help practitioners—including journalists, health professionals, educators, and science communicators—design effective misinformation retractions, educational tools, and public-information campaigns.","container-title":"Psychological Science in the Public Interest","DOI":"10.1177/1529100612451018","ISSN":"1529-1006","issue":"3","journalAbbreviation":"Psychol Sci Public Interest","language":"EN","page":"106-131","publisher":"SAGE Publications Inc","source":"SAGE Journals","title":"Misinformation and Its Correction: Continued Influence and Successful Debiasing","title-short":"Misinformation and Its Correction","volume":"13","author":[{"family":"Lewandowsky","given":"Stephan"},{"family":"Ecker","given":"Ullrich K. H."},{"family":"Seifert","given":"Colleen M."},{"family":"Schwarz","given":"Norbert"},{"family":"Cook","given":"John"}],"issued":{"date-parts":[["2012",12,1]]}}},{"id":1095,"uris":["http://zotero.org/users/11769009/items/B5K4MJVP"],"itemData":{"id":1095,"type":"article-journal","abstract":"Misinformation has been identified as a major contributor to various contentious contemporary events ranging from elections and referenda to the response to the COVID-19 pandemic. Not only can belief in misinformation lead to poor judgements and decision-making, it also exerts a lingering influence on people’s reasoning after it has been corrected — an effect known as the continued influence effect. In this Review, we describe the cognitive, social and affective factors that lead people to form or endorse misinformed views, and the psychological barriers to knowledge revision after misinformation has been corrected, including theories of continued influence. We discuss the effectiveness of both pre-emptive (‘prebunking’) and reactive (‘debunking’) interventions to reduce the effects of misinformation, as well as implications for information consumers and practitioners in various areas including journalism, public health, policymaking and education.","container-title":"Nature Reviews Psychology","DOI":"10.1038/s44159-021-00006-y","ISSN":"2731-0574","issue":"1","journalAbbreviation":"Nature Reviews Psychology","page":"13-29","title":"The psychological drivers of misinformation belief and its resistance to correction","volume":"1","author":[{"family":"Ecker","given":"Ullrich K. H."},{"family":"Lewandowsky","given":"Stephan"},{"family":"Cook","given":"John"},{"family":"Schmid","given":"Philipp"},{"family":"Fazio","given":"Lisa K."},{"family":"Brashier","given":"Nadia"},{"family":"Kendeou","given":"Panayiota"},{"family":"Vraga","given":"Emily K."},{"family":"Amazeen","given":"Michelle A."}],"issued":{"date-parts":[["2022",1,1]]}}}],"schema":"https://github.com/citation-style-language/schema/raw/master/csl-citation.json"}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[8,9]</w:t>
      </w:r>
      <w:r>
        <w:rPr>
          <w:rFonts w:hint="eastAsia" w:ascii="Times New Roman" w:hAnsi="Times New Roman" w:cs="Times New Roman"/>
          <w:sz w:val="24"/>
          <w:vertAlign w:val="superscript"/>
        </w:rPr>
        <w:fldChar w:fldCharType="end"/>
      </w:r>
      <w:r>
        <w:rPr>
          <w:rFonts w:hint="eastAsia" w:ascii="Times New Roman" w:hAnsi="Times New Roman" w:cs="Times New Roman"/>
          <w:sz w:val="24"/>
        </w:rPr>
        <w:t xml:space="preserve">. In social media environments, the first-mover advantage of rumors is especially consequential because rumor-consistent content can circulate quickly, gain visibility, and become socially reinforced before official refutation appears. False news has been shown to spread faster and more broadly than truth on social media platforms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{"citationID":"uV3pjYxH","properties":{"formattedCitation":"[42]","plainCitation":"[42]","noteIndex":0},"citationItems":[{"id":2117,"uris":["http://zotero.org/users/11769009/items/NMN96XBD"],"itemData":{"id":2117,"type":"article-journal","abstract":"We investigated the differential diffusion of all of the verified true and false news stories distributed on Twitter from 2006 to 2017. The data comprise ~126,000 stories tweeted by ~3 million people more than 4.5 million times. We classified news as true or false using information from six independent fact-checking organizations that exhibited 95 to 98% agreement on the classifications. Falsehood diffused significantly farther, faster, deeper, and more broadly than the truth in all categories of information, and the effects were more pronounced for false political news than for false news about terrorism, natural disasters, science, urban legends, or financial information. We found that false news was more novel than true news, which suggests that people were more likely to share novel information. Whereas false stories inspired fear, disgust, and surprise in replies, true stories inspired anticipation, sadness, joy, and trust. Contrary to conventional wisdom, robots accelerated the spread of true and false news at the same rate, implying that false news spreads more than the truth because humans, not robots, are more likely to spread it.","container-title":"Science","DOI":"10.1126/science.aap9559","issue":"6380","page":"1146-1151","publisher":"American Association for the Advancement of Science","source":"science.org (Atypon)","title":"The spread of true and false news online","volume":"359","author":[{"family":"Vosoughi","given":"Soroush"},{"family":"Roy","given":"Deb"},{"family":"Aral","given":"Sinan"}],"issued":{"date-parts":[["2018",3,9]]}}}],"schema":"https://github.com/citation-style-language/schema/raw/master/csl-citation.json"}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[42]</w:t>
      </w:r>
      <w:r>
        <w:rPr>
          <w:rFonts w:hint="eastAsia" w:ascii="Times New Roman" w:hAnsi="Times New Roman" w:cs="Times New Roman"/>
          <w:sz w:val="24"/>
          <w:vertAlign w:val="superscript"/>
        </w:rPr>
        <w:fldChar w:fldCharType="end"/>
      </w:r>
      <w:r>
        <w:rPr>
          <w:rFonts w:hint="eastAsia" w:ascii="Times New Roman" w:hAnsi="Times New Roman" w:cs="Times New Roman"/>
          <w:sz w:val="24"/>
        </w:rPr>
        <w:t>. Therefore, timely refutation is particularly important in cocooned social media environments, where delays give rumor-consistent narratives more time to consolidate within relatively closed exposure spaces.</w:t>
      </w:r>
    </w:p>
    <w:p w14:paraId="786F2001">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Taken together, the three capacities should not be viewed as isolated tools. Response timing determines when official correction enters the information environment; targeting capacity shapes where correction becomes visible; and credibility determines whether correction is accepted as persuasive. Their effectiveness depends on how they interact with the platform-shaped exposure structure in which rumor diffusion and official refutation compete.</w:t>
      </w:r>
    </w:p>
    <w:p w14:paraId="5A2BC8AA">
      <w:pPr>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hint="eastAsia" w:ascii="Times New Roman" w:hAnsi="Times New Roman" w:cs="Times New Roman"/>
          <w:b/>
          <w:bCs/>
          <w:sz w:val="24"/>
        </w:rPr>
        <w:t>5.3. Group cocooning as a conditioning structure of digital governance</w:t>
      </w:r>
    </w:p>
    <w:p w14:paraId="5CBDF6CD">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The results suggest that group cocooning should be understood less as a direct determinant of refutation effectiveness and more as a conditioning structure that shapes when and how correction capacities matter. In the simulated scenarios,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sz w:val="24"/>
        </w:rPr>
        <w:t xml:space="preserve"> does not directly prolong </w:t>
      </w:r>
      <w:r>
        <w:rPr>
          <w:rFonts w:hint="eastAsia" w:ascii="Times New Roman" w:hAnsi="Times New Roman" w:cs="Times New Roman"/>
          <w:i/>
          <w:iCs/>
          <w:sz w:val="24"/>
        </w:rPr>
        <w:t>TBU</w:t>
      </w:r>
      <w:r>
        <w:rPr>
          <w:rFonts w:hint="eastAsia" w:ascii="Times New Roman" w:hAnsi="Times New Roman" w:cs="Times New Roman"/>
          <w:sz w:val="24"/>
        </w:rPr>
        <w:t>. This does not mean that group cocooning is unimportant. Rather, it indicates that the belief-polarization consequences of information cocoons do not automatically translate into slower belief updating.</w:t>
      </w:r>
    </w:p>
    <w:p w14:paraId="7EB1F687">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 xml:space="preserve">This interpretation is consistent with research showing that analytic thinking and accuracy motivation can sometimes override motivated reasoning, even when individuals are exposed to politically or socially congenial information environments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{"citationID":"4cUA305b","properties":{"formattedCitation":"[43]","plainCitation":"[43]","noteIndex":0},"citationItems":[{"id":2474,"uris":["http://zotero.org/users/11769009/items/D9MPR8QA"],"itemData":{"id":2474,"type":"article-journal","abstract":"Why do people believe blatantly inaccurate news headlines (“fake news”)? Do we use our reasoning abilities to convince ourselves that statements that align with our ideology are true, or does reasoning allow us to effectively differentiate fake from real regardless of political ideology? Here we test these competing accounts in two studies (total N = 3446 Mechanical Turk workers) by using the Cognitive Reflection Test (CRT) as a measure of the propensity to engage in analytical reasoning. We find that CRT performance is negatively correlated with the perceived accuracy of fake news, and positively correlated with the ability to discern fake news from real news – even for headlines that align with individuals’ political ideology. Moreover, overall discernment was actually better for ideologically aligned headlines than for misaligned headlines. Finally, a headline-level analysis finds that CRT is negatively correlated with perceived accuracy of relatively implausible (primarily fake) headlines, and positively correlated with perceived accuracy of relatively plausible (primarily real) headlines. In contrast, the correlation between CRT and perceived accuracy is unrelated to how closely the headline aligns with the participant’s ideology. Thus, we conclude that analytic thinking is used to assess the plausibility of headlines, regardless of whether the stories are consistent or inconsistent with one’s political ideology. Our findings therefore suggest that susceptibility to fake news is driven more by lazy thinking than it is by partisan bias per se – a finding that opens potential avenues for fighting fake news.","collection-title":"The Cognitive Science of Political Thought","container-title":"Cognition","DOI":"10.1016/j.cognition.2018.06.011","ISSN":"0010-0277","journalAbbreviation":"Cognition","page":"39-50","source":"ScienceDirect","title":"Lazy, not biased: Susceptibility to partisan fake news is better explained by lack of reasoning than by motivated reasoning","title-short":"Lazy, not biased","volume":"188","author":[{"family":"Pennycook","given":"Gordon"},{"family":"Rand","given":"David G."}],"issued":{"date-parts":[["2019",7,1]]}}}],"schema":"https://github.com/citation-style-language/schema/raw/master/csl-citation.json"}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[43]</w:t>
      </w:r>
      <w:r>
        <w:rPr>
          <w:rFonts w:ascii="Times New Roman" w:hAnsi="Times New Roman" w:cs="Times New Roman"/>
          <w:sz w:val="24"/>
          <w:vertAlign w:val="superscript"/>
        </w:rPr>
        <w:fldChar w:fldCharType="end"/>
      </w:r>
      <w:r>
        <w:rPr>
          <w:rFonts w:hint="eastAsia" w:ascii="Times New Roman" w:hAnsi="Times New Roman" w:cs="Times New Roman"/>
          <w:sz w:val="24"/>
        </w:rPr>
        <w:t xml:space="preserve">. It is also compatible with evidence that baseline attitudinal environments do not necessarily exert direct effects on more complex downstream judgments once substantive new information is introduced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{"citationID":"obubpPQr","properties":{"unsorted":false,"formattedCitation":"[44]","plainCitation":"[44]","noteIndex":0},"citationItems":[{"id":2477,"uris":["http://zotero.org/users/11769009/items/GMJUJZJ5"],"itemData":{"id":2477,"type":"article-journal","abstract":"Scholars warn that affective polarization undermines democratic norms and accountability. They speculate that if citizens were less affectively polarized, they would be less likely to endorse norm violations, overlook copartisan politicians’ shortcomings, oppose compromise, adopt their party's views, or misperceive economic conditions. We advance reasons to doubt that affective polarization influences political choices. We support this argument with five experiments that manipulate citizens’ affective polarization with multiple approaches. We then trace the downstream consequences of manipulating citizens’ affective polarization, such as their reactions to information about their actual representatives in Congress. In our experiments (total N = 12,341), we “rewind” the equivalent of three decades of change in affective polarization but find no evidence that these changes influence many political outcomes, only general questions about interpersonal attitudes. Our results suggest caution when assuming that reducing affective polarization would meaningfully bolster democratic norms or accountability.","container-title":"American Journal of Political Science","DOI":"10.1111/ajps.12719","ISSN":"1540-5907","issue":"3","language":"en","license":"©2022, Midwest Political Science Association.","note":"_eprint: https://onlinelibrary.wiley.com/doi/pdf/10.1111/ajps.12719","page":"808-828","source":"Wiley Online Library","title":"Does affective polarization undermine democratic norms or accountability? Maybe not","title-short":"Does Affective Polarization Undermine Democratic Norms or Accountability?","volume":"67","author":[{"family":"Broockman","given":"David E."},{"family":"Kalla","given":"Joshua L."},{"family":"Westwood","given":"Sean J."}],"issued":{"date-parts":[["2023"]]}}}],"schema":"https://github.com/citation-style-language/schema/raw/master/csl-citation.json"}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[44]</w:t>
      </w:r>
      <w:r>
        <w:rPr>
          <w:rFonts w:ascii="Times New Roman" w:hAnsi="Times New Roman" w:cs="Times New Roman"/>
          <w:sz w:val="24"/>
          <w:vertAlign w:val="superscript"/>
        </w:rPr>
        <w:fldChar w:fldCharType="end"/>
      </w:r>
      <w:r>
        <w:rPr>
          <w:rFonts w:hint="eastAsia" w:ascii="Times New Roman" w:hAnsi="Times New Roman" w:cs="Times New Roman"/>
          <w:sz w:val="24"/>
        </w:rPr>
        <w:t>. More broadly, misinformation-correction research shows that belief revision can be hindered by cognitive, social, and affective barriers, and that the effectiveness of correction depends partly on the credibility of the correcting source and the design of corrective information</w:t>
      </w:r>
      <w:r>
        <w:rPr>
          <w:rFonts w:hint="eastAsia"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{"citationID":"KA8sXUXQ","properties":{"unsorted":false,"formattedCitation":"[9]","plainCitation":"[9]","noteIndex":0},"citationItems":[{"id":1095,"uris":["http://zotero.org/users/11769009/items/B5K4MJVP"],"itemData":{"id":1095,"type":"article-journal","abstract":"Misinformation has been identified as a major contributor to various contentious contemporary events ranging from elections and referenda to the response to the COVID-19 pandemic. Not only can belief in misinformation lead to poor judgements and decision-making, it also exerts a lingering influence on people’s reasoning after it has been corrected — an effect known as the continued influence effect. In this Review, we describe the cognitive, social and affective factors that lead people to form or endorse misinformed views, and the psychological barriers to knowledge revision after misinformation has been corrected, including theories of continued influence. We discuss the effectiveness of both pre-emptive (‘prebunking’) and reactive (‘debunking’) interventions to reduce the effects of misinformation, as well as implications for information consumers and practitioners in various areas including journalism, public health, policymaking and education.","container-title":"Nature Reviews Psychology","DOI":"10.1038/s44159-021-00006-y","ISSN":"2731-0574","issue":"1","journalAbbreviation":"Nature Reviews Psychology","page":"13-29","title":"The psychological drivers of misinformation belief and its resistance to correction","volume":"1","author":[{"family":"Ecker","given":"Ullrich K. H."},{"family":"Lewandowsky","given":"Stephan"},{"family":"Cook","given":"John"},{"family":"Schmid","given":"Philipp"},{"family":"Fazio","given":"Lisa K."},{"family":"Brashier","given":"Nadia"},{"family":"Kendeou","given":"Panayiota"},{"family":"Vraga","given":"Emily K."},{"family":"Amazeen","given":"Michelle A."}],"issued":{"date-parts":[["2022",1,1]]}}}],"schema":"https://github.com/citation-style-language/schema/raw/master/csl-citation.json"}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[9]</w:t>
      </w:r>
      <w:r>
        <w:rPr>
          <w:rFonts w:ascii="Times New Roman" w:hAnsi="Times New Roman" w:cs="Times New Roman"/>
          <w:sz w:val="24"/>
          <w:vertAlign w:val="superscript"/>
        </w:rPr>
        <w:fldChar w:fldCharType="end"/>
      </w:r>
      <w:r>
        <w:rPr>
          <w:rFonts w:hint="eastAsia" w:ascii="Times New Roman" w:hAnsi="Times New Roman" w:cs="Times New Roman"/>
          <w:sz w:val="24"/>
        </w:rPr>
        <w:t>. Taken together, these studies help explain why group cocooning may increase resistance to belief updating without directly determining the duration of the updating process. Even users in highly cocooned environments may update their beliefs when correction arrives early and comes from a credible source, whereas vague, delayed, or unconvincing refutations may fail to produce timely belief updating even in less cocooned environments.</w:t>
      </w:r>
    </w:p>
    <w:p w14:paraId="0C4B9401">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Group cocooning also moderates correction capacities in different ways. For response timing, stronger cocooning makes delay more costly. Rumors circulating within cocooned groups are repeatedly reinforced through selective exposure and social interaction. High-cocooning environments therefore accelerate social reinforcement and create self-confirming echo-chamber dynamics</w:t>
      </w:r>
      <w:r>
        <w:rPr>
          <w:rFonts w:hint="eastAsia"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{"citationID":"gMBqVoab","properties":{"formattedCitation":"[45]","plainCitation":"[45]","noteIndex":0},"citationItems":[{"id":2114,"uris":["http://zotero.org/users/11769009/items/IZS8M3V4"],"itemData":{"id":2114,"type":"article-journal","abstract":"We explore the key differences between the main social media platforms and how they are likely to influence information spreading and the formation of echo chambers. To assess the different dynamics, we perform a comparative analysis on more than 100 million pieces of content concerning controversial topics (e.g., gun control, vaccination, abortion) from Gab, Facebook, Reddit, and Twitter. The analysis focuses on two main dimensions: 1) homophily in the interaction networks and 2) bias in the information diffusion toward like-minded peers. Our results show that the aggregation in homophilic clusters of users dominates online dynamics. However, a direct comparison of news consumption on Facebook and Reddit shows higher segregation on Facebook. Social media may limit the exposure to diverse perspectives and favor the formation of groups of like-minded users framing and reinforcing a shared narrative, that is, echo chambers. However, the interaction paradigms among users and feed algorithms greatly vary across social media platforms. This paper explores the key differences between the main social media platforms and how they are likely to influence information spreading and echo chambers? formation. We perform a comparative analysis of more than 100 million pieces of content concerning several controversial topics (e.g., gun control, vaccination, abortion) from Gab, Facebook, Reddit, and Twitter. We quantify echo chambers over social media by two main ingredients: 1) homophily in the interaction networks and 2) bias in the information diffusion toward like-minded peers. Our results show that the aggregation of users in homophilic clusters dominate online interactions on Facebook and Twitter. We conclude the paper by directly comparing news consumption on Facebook and Reddit, finding higher segregation on Facebook.","container-title":"Proceedings of the National Academy of Sciences","DOI":"10.1073/pnas.2023301118","issue":"9","journalAbbreviation":"Proceedings of the National Academy of Sciences","page":"e2023301118","publisher":"Proceedings of the National Academy of Sciences","title":"The echo chamber effect on social media","volume":"118","author":[{"family":"Cinelli","given":"Matteo"},{"family":"De Francisci Morales","given":"Gianmarco"},{"family":"Galeazzi","given":"Alessandro"},{"family":"Quattrociocchi","given":"Walter"},{"family":"Starnini","given":"Michele"}],"issued":{"date-parts":[["2021",3,2]]}}}],"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[45]</w:t>
      </w:r>
      <w:r>
        <w:rPr>
          <w:rFonts w:ascii="Times New Roman" w:hAnsi="Times New Roman" w:cs="Times New Roman"/>
          <w:sz w:val="24"/>
          <w:vertAlign w:val="superscript"/>
        </w:rPr>
        <w:fldChar w:fldCharType="end"/>
      </w:r>
      <w:r>
        <w:rPr>
          <w:rFonts w:hint="eastAsia" w:ascii="Times New Roman" w:hAnsi="Times New Roman" w:cs="Times New Roman"/>
          <w:sz w:val="24"/>
        </w:rPr>
        <w:t>. When official refutation is delayed, rumor-consistent beliefs have more time to consolidate before corrective information arrives.</w:t>
      </w:r>
    </w:p>
    <w:p w14:paraId="4A79A0B0">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For government credibility, stronger cocooning makes credibility more consequential. Users embedded in rumor cocoons may be more likely to distrust official rebuttals, especially when those rebuttals conflict with familiar narratives or in-group interpretations. Cocooned users may also reject official information through identity-protective reasoning or distrust of out-group information sources</w:t>
      </w:r>
      <w:r>
        <w:rPr>
          <w:rFonts w:hint="eastAsia" w:ascii="Times New Roman" w:hAnsi="Times New Roman" w:cs="Times New Roman"/>
          <w:sz w:val="24"/>
          <w:vertAlign w:val="superscript"/>
        </w:rPr>
        <w:t xml:space="preserve"> </w:t>
      </w:r>
      <w:r>
        <w:rPr>
          <w:rFonts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{"citationID":"1OlRFyWm","properties":{"formattedCitation":"[46]","plainCitation":"[46]","noteIndex":0},"citationItems":[{"id":2109,"uris":["http://zotero.org/users/11769009/items/WDJV5CB2"],"itemData":{"id":2109,"type":"article-journal","abstract":"This article examines the science-of-science-communication measurement problem. In its simplest form, the problem reflects the use of externally invalid measures of the dynamics that generate cultural conflict over risk and other policy-relevant facts. But at a more fundamental level, the science-of-science-communication measurement problem inheres in the phenomena being measured themselves. The “beliefs” individuals form about a societal risk such as climate change are not of a piece; rather they reflect the distinct clusters of inferences that individuals draw as they engage information for two distinct ends: to gain access to the collective knowledge furnished by science and to enjoy the sense of identity enabled by membership in a community defined by particular cultural commitments. The article shows how appropriately designed “science comprehension” tests—one general and one specific to climate change—can be used to measure individuals’ reasoning proficiency as collective-knowledge acquirers independently of their reasoning proficiency as cultural-identity protectors. Doing so reveals that there is in fact little disagreement among culturally diverse citizens on what science knows about climate change. The source of the climate-change controversy and like disputes over societal risks is the contamination of the science-communication environment with forms of cultural status competition that make it impossible for diverse citizens to express their reason as both collective-knowledge acquirers and cultural-identity protectors at the same time.","container-title":"Political Psychology","DOI":"10.1111/pops.12244","ISSN":"1467-9221","issue":"S1","language":"en","license":"© 2015 International Society of Political Psychology","note":"_eprint: https://onlinelibrary.wiley.com/doi/pdf/10.1111/pops.12244","page":"1-43","source":"Wiley Online Library","title":"Climate-Science Communication and the Measurement Problem","volume":"36","author":[{"family":"Kahan","given":"Dan M."}],"issued":{"date-parts":[["2015"]]}}}],"schema":"https://github.com/citation-style-language/schema/raw/master/csl-citation.json"} </w:instrText>
      </w:r>
      <w:r>
        <w:rPr>
          <w:rFonts w:ascii="Times New Roman" w:hAnsi="Times New Roman" w:cs="Times New Roman"/>
          <w:sz w:val="24"/>
          <w:vertAlign w:val="superscript"/>
        </w:rPr>
        <w:fldChar w:fldCharType="separate"/>
      </w:r>
      <w:r>
        <w:rPr>
          <w:rFonts w:ascii="Times New Roman" w:hAnsi="Times New Roman" w:cs="Times New Roman"/>
          <w:sz w:val="24"/>
          <w:vertAlign w:val="superscript"/>
        </w:rPr>
        <w:t>[46]</w:t>
      </w:r>
      <w:r>
        <w:rPr>
          <w:rFonts w:ascii="Times New Roman" w:hAnsi="Times New Roman" w:cs="Times New Roman"/>
          <w:sz w:val="24"/>
          <w:vertAlign w:val="superscript"/>
        </w:rPr>
        <w:fldChar w:fldCharType="end"/>
      </w:r>
      <w:r>
        <w:rPr>
          <w:rFonts w:hint="eastAsia" w:ascii="Times New Roman" w:hAnsi="Times New Roman" w:cs="Times New Roman"/>
          <w:sz w:val="24"/>
        </w:rPr>
        <w:t>. As cocooning increases, official refutation must therefore overcome both misinformation and the social reinforcement that sustains it.</w:t>
      </w:r>
    </w:p>
    <w:p w14:paraId="37164DDD">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The pattern for targeting capacity is different. The non-significant interaction between group cocooning and targeting capacity does not imply that targeting is unimportant. Rather, it suggests that the marginal value of prioritizing correction in rumor-dense exposure environments remains relatively stable across cocooning levels. One possible explanation is that official refutation on social media is often publicly visible and may affect both users inside and outside rumor cocoons</w:t>
      </w:r>
      <w:r>
        <w:rPr>
          <w:rFonts w:hint="eastAsia" w:ascii="Times New Roman" w:hAnsi="Times New Roman" w:cs="Times New Roman"/>
          <w:sz w:val="24"/>
          <w:vertAlign w:val="superscript"/>
        </w:rPr>
        <w:t xml:space="preserve"> </w:t>
      </w:r>
      <w:r>
        <w:rPr>
          <w:rFonts w:hint="eastAsia" w:ascii="Times New Roman" w:hAnsi="Times New Roman" w:cs="Times New Roman"/>
          <w:sz w:val="24"/>
          <w:vertAlign w:val="superscript"/>
        </w:rPr>
        <w:fldChar w:fldCharType="begin"/>
      </w:r>
      <w:r>
        <w:rPr>
          <w:rFonts w:ascii="Times New Roman" w:hAnsi="Times New Roman" w:cs="Times New Roman"/>
          <w:sz w:val="24"/>
          <w:vertAlign w:val="superscript"/>
        </w:rPr>
        <w:instrText xml:space="preserve"> ADDIN ZOTERO_ITEM CSL_CITATION {"citationID":"YxmpF1mh","properties":{"formattedCitation":"[47]","plainCitation":"[47]","noteIndex":0},"citationItems":[{"id":2487,"uris":["http://zotero.org/users/11769009/items/UIIMER8I"],"itemData":{"id":2487,"type":"article-journal","abstract":"This paper reviews the existing literature on user correction to consider its value for combating misinformation on social media. We discuss the effectiveness of user correction in reducing misperceptions, and synthesize best practices, highlighting the dual audiences for public correction on social media. We outline how often user correction occurs across contexts, countries, and social media platforms. We pay special attention to the methodological constraints in existing research, emphasizing the need for using diverse and interdisciplinary methods, including longitudinal surveys and experiments, computational methods, realistic simulated environments, and qualitative methods. We call for a more comprehensive understanding of user correction in terms of its long-term and downstream effects on social media platforms.","container-title":"Current Opinion in Psychology","DOI":"10.1016/j.copsyc.2023.101786","ISSN":"2352-250X","journalAbbreviation":"Current Opinion in Psychology","page":"101786","source":"ScienceDirect","title":"User correction","volume":"56","author":[{"family":"Bode","given":"Leticia"},{"family":"Vraga","given":"Emily K."},{"family":"Tang","given":"Rongwei"}],"issued":{"date-parts":[["2024",4,1]]}}}],"schema":"https://github.com/citation-style-language/schema/raw/master/csl-citation.json"} </w:instrText>
      </w:r>
      <w:r>
        <w:rPr>
          <w:rFonts w:hint="eastAsia" w:ascii="Times New Roman" w:hAnsi="Times New Roman" w:cs="Times New Roman"/>
          <w:sz w:val="24"/>
          <w:vertAlign w:val="superscript"/>
        </w:rPr>
        <w:fldChar w:fldCharType="separate"/>
      </w:r>
      <w:r>
        <w:rPr>
          <w:rFonts w:ascii="Times New Roman" w:hAnsi="Times New Roman" w:cs="Times New Roman"/>
          <w:sz w:val="24"/>
          <w:vertAlign w:val="superscript"/>
        </w:rPr>
        <w:t>[47]</w:t>
      </w:r>
      <w:r>
        <w:rPr>
          <w:rFonts w:hint="eastAsia" w:ascii="Times New Roman" w:hAnsi="Times New Roman" w:cs="Times New Roman"/>
          <w:sz w:val="24"/>
          <w:vertAlign w:val="superscript"/>
        </w:rPr>
        <w:fldChar w:fldCharType="end"/>
      </w:r>
      <w:r>
        <w:rPr>
          <w:rFonts w:hint="eastAsia" w:ascii="Times New Roman" w:hAnsi="Times New Roman" w:cs="Times New Roman"/>
          <w:sz w:val="24"/>
        </w:rPr>
        <w:t>. Users outside the cocoon, who may be less resistant to correction, can update their beliefs earlier and thereby help reshape the broader public opinion environment. This may reduce the social reinforcement that sustains rumor belief within cocooned groups and increase the availability of corrective cues around cocooned users. In this way, public refutation may indirectly support belief updating inside rumor cocoons even when initial targeting capacity does not become more valuable under stronger cocooning.</w:t>
      </w:r>
    </w:p>
    <w:p w14:paraId="6DB5ED86">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The broader implication is that group cocooning conditions rather than uniformly weakens rumor correction. In cocooned social media environments, official refutation depends on the alignment between timely intervention, credible communication, and exposure-level delivery. This finding contributes to digital governance research by showing how platform-shaped information environments condition the value of institutional responses.</w:t>
      </w:r>
    </w:p>
    <w:p w14:paraId="77663080">
      <w:pPr>
        <w:kinsoku w:val="0"/>
        <w:overflowPunct w:val="0"/>
        <w:autoSpaceDE w:val="0"/>
        <w:autoSpaceDN w:val="0"/>
        <w:adjustRightInd w:val="0"/>
        <w:snapToGrid w:val="0"/>
        <w:spacing w:line="360" w:lineRule="auto"/>
        <w:outlineLvl w:val="1"/>
        <w:rPr>
          <w:rFonts w:ascii="Times New Roman" w:hAnsi="Times New Roman" w:cs="Times New Roman"/>
          <w:b/>
          <w:bCs/>
          <w:sz w:val="24"/>
        </w:rPr>
      </w:pPr>
      <w:r>
        <w:rPr>
          <w:rFonts w:hint="eastAsia" w:ascii="Times New Roman" w:hAnsi="Times New Roman" w:cs="Times New Roman"/>
          <w:b/>
          <w:bCs/>
          <w:sz w:val="24"/>
        </w:rPr>
        <w:t>5.4. Limitations and future directions</w:t>
      </w:r>
    </w:p>
    <w:p w14:paraId="265FA466">
      <w:pPr>
        <w:numPr>
          <w:ilvl w:val="255"/>
          <w:numId w:val="0"/>
        </w:numPr>
        <w:kinsoku w:val="0"/>
        <w:overflowPunct w:val="0"/>
        <w:autoSpaceDE w:val="0"/>
        <w:autoSpaceDN w:val="0"/>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This study has several limitations. First, </w:t>
      </w:r>
      <w:r>
        <w:rPr>
          <w:rFonts w:hint="eastAsia" w:ascii="Times New Roman" w:hAnsi="Times New Roman" w:cs="Times New Roman"/>
          <w:i/>
          <w:iCs/>
          <w:sz w:val="24"/>
        </w:rPr>
        <w:t>TBU</w:t>
      </w:r>
      <w:r>
        <w:rPr>
          <w:rFonts w:hint="eastAsia" w:ascii="Times New Roman" w:hAnsi="Times New Roman" w:cs="Times New Roman"/>
          <w:sz w:val="24"/>
        </w:rPr>
        <w:t xml:space="preserve"> is derived from a calibrated simulation rather than directly observed belief transitions. Although the model is grounded in Weibo rumor data, future research should validate the simulated belief-updating patterns using platform traces, survey panels, or experimental data. Second, </w:t>
      </w:r>
      <w:r>
        <w:rPr>
          <w:rFonts w:hint="eastAsia" w:ascii="Times New Roman" w:hAnsi="Times New Roman" w:cs="Times New Roman"/>
          <w:i/>
          <w:iCs/>
          <w:sz w:val="24"/>
        </w:rPr>
        <w:t>PB</w:t>
      </w:r>
      <w:r>
        <w:rPr>
          <w:rFonts w:hint="eastAsia" w:ascii="Times New Roman" w:hAnsi="Times New Roman" w:cs="Times New Roman"/>
          <w:i/>
          <w:iCs/>
          <w:sz w:val="24"/>
          <w:vertAlign w:val="subscript"/>
        </w:rPr>
        <w:t>d</w:t>
      </w:r>
      <w:r>
        <w:rPr>
          <w:rFonts w:hint="eastAsia" w:ascii="Times New Roman" w:hAnsi="Times New Roman" w:cs="Times New Roman"/>
          <w:sz w:val="24"/>
        </w:rPr>
        <w:t xml:space="preserve"> captures only the belief-polarization consequences of group cocooning, rather than the full formation process of information cocoons. Future studies could incorporate network structure, interaction patterns, cross-group exposure, and temporal polarization dynamics. Third, this study examines three correction capacities: response timing, targeting capacity, and government credibility. Future work could consider other factors, such as message framing, quality of evidence, platform warning labels, fact-checking by independent organizations, correction among users, and dissemination through influencers.</w:t>
      </w:r>
    </w:p>
    <w:p w14:paraId="687704BD">
      <w:pPr>
        <w:numPr>
          <w:ilvl w:val="255"/>
          <w:numId w:val="0"/>
        </w:numPr>
        <w:kinsoku w:val="0"/>
        <w:overflowPunct w:val="0"/>
        <w:autoSpaceDE w:val="0"/>
        <w:autoSpaceDN w:val="0"/>
        <w:adjustRightInd w:val="0"/>
        <w:snapToGrid w:val="0"/>
        <w:spacing w:line="360" w:lineRule="auto"/>
        <w:ind w:firstLine="480" w:firstLineChars="200"/>
        <w:rPr>
          <w:rFonts w:hint="eastAsia" w:ascii="Times New Roman" w:hAnsi="Times New Roman" w:cs="Times New Roman"/>
          <w:sz w:val="24"/>
        </w:rPr>
      </w:pPr>
    </w:p>
    <w:p w14:paraId="3E32A74F">
      <w:pPr>
        <w:numPr>
          <w:ilvl w:val="255"/>
          <w:numId w:val="0"/>
        </w:numPr>
        <w:kinsoku w:val="0"/>
        <w:overflowPunct w:val="0"/>
        <w:autoSpaceDE w:val="0"/>
        <w:autoSpaceDN w:val="0"/>
        <w:adjustRightInd w:val="0"/>
        <w:snapToGrid w:val="0"/>
        <w:spacing w:line="360" w:lineRule="auto"/>
        <w:outlineLvl w:val="0"/>
        <w:rPr>
          <w:rFonts w:ascii="Times New Roman" w:hAnsi="Times New Roman" w:cs="Times New Roman"/>
          <w:b/>
          <w:bCs/>
          <w:sz w:val="24"/>
        </w:rPr>
      </w:pPr>
      <w:r>
        <w:rPr>
          <w:rFonts w:hint="eastAsia" w:ascii="Times New Roman" w:hAnsi="Times New Roman" w:cs="Times New Roman"/>
          <w:b/>
          <w:bCs/>
          <w:sz w:val="24"/>
        </w:rPr>
        <w:t>6. Conclusion</w:t>
      </w:r>
    </w:p>
    <w:p w14:paraId="38495BC4">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This study shows that rumor correction in cocooned social media environments should be understood as a dynamic platform-mediated governance process. The effectiveness of official refutation depends not only on whether corrective information is released, but also on how quickly it enters the information environment, whether it reaches rumor-dense exposure spaces, and whether users regard the source as credible.</w:t>
      </w:r>
    </w:p>
    <w:p w14:paraId="71522E6A">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Most importantly, group cocooning does not simply make correction harder in a uniform way. Instead, it changes the marginal value of correction capacities by making delay more costly and credibility more consequential, while leaving the marginal pattern of targeting capacity comparatively stable. This finding highlights the importance of examining the interaction between institutional responses and platform-shaped exposure structures.</w:t>
      </w:r>
    </w:p>
    <w:p w14:paraId="78CB8BE5">
      <w:pPr>
        <w:kinsoku w:val="0"/>
        <w:overflowPunct w:val="0"/>
        <w:autoSpaceDE w:val="0"/>
        <w:autoSpaceDN w:val="0"/>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By combining empirically calibrated agent-based modeling with a dynamic measure of belief updating, this study offers a framework for examining how official correction can accelerate belief revision in cocooned social media environments. The findings suggest that effective rumor governance requires not only faster and more credible official refutation, but also privacy-preserving exposure management that reduces the repeated reinforcement of rumor-consistent content. In doing so, the study contributes to research on social media governance, misinformation correction, and the digital conditions under which public information governance takes place.</w:t>
      </w:r>
    </w:p>
    <w:bookmarkEnd w:id="1"/>
    <w:bookmarkEnd w:id="2"/>
    <w:bookmarkEnd w:id="57"/>
    <w:bookmarkEnd w:id="58"/>
    <w:p w14:paraId="5EAF9CC6">
      <w:pPr>
        <w:spacing w:line="360" w:lineRule="auto"/>
        <w:rPr>
          <w:rFonts w:ascii="Times New Roman" w:hAnsi="Times New Roman" w:cs="Times New Roman"/>
          <w:sz w:val="24"/>
        </w:rPr>
      </w:pPr>
    </w:p>
    <w:p w14:paraId="68D16765">
      <w:pPr>
        <w:rPr>
          <w:rFonts w:hint="eastAsia" w:ascii="Times New Roman" w:hAnsi="Times New Roman" w:cs="Times New Roman"/>
          <w:b/>
          <w:bCs/>
          <w:sz w:val="24"/>
          <w:lang w:val="en-US" w:eastAsia="zh-CN"/>
        </w:rPr>
      </w:pPr>
      <w:r>
        <w:rPr>
          <w:rFonts w:hint="eastAsia" w:ascii="Times New Roman" w:hAnsi="Times New Roman" w:cs="Times New Roman"/>
          <w:b/>
          <w:bCs/>
          <w:sz w:val="24"/>
          <w:lang w:val="en-US" w:eastAsia="zh-CN"/>
        </w:rPr>
        <w:br w:type="page"/>
      </w:r>
    </w:p>
    <w:p w14:paraId="3FB83955">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Times New Roman" w:hAnsi="Times New Roman" w:cs="Times New Roman"/>
          <w:b/>
          <w:bCs/>
          <w:sz w:val="24"/>
        </w:rPr>
      </w:pPr>
      <w:r>
        <w:rPr>
          <w:rFonts w:hint="eastAsia" w:ascii="Times New Roman" w:hAnsi="Times New Roman" w:cs="Times New Roman"/>
          <w:b/>
          <w:bCs/>
          <w:sz w:val="24"/>
          <w:lang w:val="en-US" w:eastAsia="zh-CN"/>
        </w:rPr>
        <w:t>E</w:t>
      </w:r>
      <w:r>
        <w:rPr>
          <w:rFonts w:hint="eastAsia" w:ascii="Times New Roman" w:hAnsi="Times New Roman" w:cs="Times New Roman"/>
          <w:b/>
          <w:bCs/>
          <w:sz w:val="24"/>
        </w:rPr>
        <w:t xml:space="preserve">thical </w:t>
      </w:r>
      <w:r>
        <w:rPr>
          <w:rFonts w:hint="eastAsia" w:ascii="Times New Roman" w:hAnsi="Times New Roman" w:cs="Times New Roman"/>
          <w:b/>
          <w:bCs/>
          <w:sz w:val="24"/>
          <w:lang w:val="en-US" w:eastAsia="zh-CN"/>
        </w:rPr>
        <w:t>D</w:t>
      </w:r>
      <w:r>
        <w:rPr>
          <w:rFonts w:hint="eastAsia" w:ascii="Times New Roman" w:hAnsi="Times New Roman" w:cs="Times New Roman"/>
          <w:b/>
          <w:bCs/>
          <w:sz w:val="24"/>
        </w:rPr>
        <w:t>eclaration</w:t>
      </w:r>
    </w:p>
    <w:p w14:paraId="2D3CFC6D">
      <w:pPr>
        <w:spacing w:line="360" w:lineRule="auto"/>
        <w:ind w:firstLine="482" w:firstLineChars="200"/>
        <w:rPr>
          <w:rFonts w:hint="eastAsia" w:ascii="Times New Roman" w:hAnsi="Times New Roman" w:cs="Times New Roman"/>
          <w:b/>
          <w:bCs/>
          <w:sz w:val="24"/>
        </w:rPr>
      </w:pPr>
      <w:r>
        <w:rPr>
          <w:rFonts w:hint="eastAsia" w:ascii="Times New Roman" w:hAnsi="Times New Roman" w:cs="Times New Roman"/>
          <w:b/>
          <w:bCs/>
          <w:sz w:val="24"/>
        </w:rPr>
        <w:t>Competing interests</w:t>
      </w:r>
    </w:p>
    <w:p w14:paraId="7CD04DCE">
      <w:pPr>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The authors declare no competing interests.</w:t>
      </w:r>
    </w:p>
    <w:p w14:paraId="09180BF2">
      <w:pPr>
        <w:spacing w:line="360" w:lineRule="auto"/>
        <w:ind w:firstLine="482" w:firstLineChars="200"/>
        <w:rPr>
          <w:rFonts w:hint="eastAsia" w:ascii="Times New Roman" w:hAnsi="Times New Roman" w:cs="Times New Roman"/>
          <w:b/>
          <w:bCs/>
          <w:sz w:val="24"/>
        </w:rPr>
      </w:pPr>
      <w:r>
        <w:rPr>
          <w:rFonts w:hint="eastAsia" w:ascii="Times New Roman" w:hAnsi="Times New Roman" w:cs="Times New Roman"/>
          <w:b/>
          <w:bCs/>
          <w:sz w:val="24"/>
        </w:rPr>
        <w:t>Ethical approval</w:t>
      </w:r>
    </w:p>
    <w:p w14:paraId="58ADAD87">
      <w:pPr>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This study was conducted in accordance with the 1964 Declaration of Helsinki and its later amendments, or comparable ethical standards. Ethical approval for the study protocol was obtained from the Ethics Committee of China University of Mining and Technology (approval number: N20</w:t>
      </w:r>
      <w:r>
        <w:rPr>
          <w:rFonts w:hint="eastAsia" w:ascii="Times New Roman" w:hAnsi="Times New Roman" w:cs="Times New Roman"/>
          <w:sz w:val="24"/>
          <w:lang w:val="en-US" w:eastAsia="zh-CN"/>
        </w:rPr>
        <w:t>23</w:t>
      </w:r>
      <w:r>
        <w:rPr>
          <w:rFonts w:hint="eastAsia" w:ascii="Times New Roman" w:hAnsi="Times New Roman" w:cs="Times New Roman"/>
          <w:sz w:val="24"/>
        </w:rPr>
        <w:t>0</w:t>
      </w:r>
      <w:r>
        <w:rPr>
          <w:rFonts w:hint="eastAsia" w:ascii="Times New Roman" w:hAnsi="Times New Roman" w:cs="Times New Roman"/>
          <w:sz w:val="24"/>
          <w:lang w:val="en-US" w:eastAsia="zh-CN"/>
        </w:rPr>
        <w:t>913</w:t>
      </w:r>
      <w:r>
        <w:rPr>
          <w:rFonts w:hint="eastAsia" w:ascii="Times New Roman" w:hAnsi="Times New Roman" w:cs="Times New Roman"/>
          <w:sz w:val="24"/>
        </w:rPr>
        <w:t xml:space="preserve">003; date of approval: </w:t>
      </w:r>
      <w:r>
        <w:rPr>
          <w:rFonts w:hint="eastAsia" w:ascii="Times New Roman" w:hAnsi="Times New Roman" w:cs="Times New Roman"/>
          <w:sz w:val="24"/>
          <w:lang w:val="en-US" w:eastAsia="zh-CN"/>
        </w:rPr>
        <w:t>September</w:t>
      </w:r>
      <w:r>
        <w:rPr>
          <w:rFonts w:hint="eastAsia" w:ascii="Times New Roman" w:hAnsi="Times New Roman" w:cs="Times New Roman"/>
          <w:sz w:val="24"/>
        </w:rPr>
        <w:t xml:space="preserve"> 13, 202</w:t>
      </w:r>
      <w:r>
        <w:rPr>
          <w:rFonts w:hint="eastAsia" w:ascii="Times New Roman" w:hAnsi="Times New Roman" w:cs="Times New Roman"/>
          <w:sz w:val="24"/>
          <w:lang w:val="en-US" w:eastAsia="zh-CN"/>
        </w:rPr>
        <w:t>3</w:t>
      </w:r>
      <w:r>
        <w:rPr>
          <w:rFonts w:hint="eastAsia" w:ascii="Times New Roman" w:hAnsi="Times New Roman" w:cs="Times New Roman"/>
          <w:sz w:val="24"/>
        </w:rPr>
        <w:t>) prior to the commencement of data collection. The data collection process was conducted from September to November 202</w:t>
      </w:r>
      <w:r>
        <w:rPr>
          <w:rFonts w:hint="eastAsia" w:ascii="Times New Roman" w:hAnsi="Times New Roman" w:cs="Times New Roman"/>
          <w:sz w:val="24"/>
          <w:lang w:val="en-US" w:eastAsia="zh-CN"/>
        </w:rPr>
        <w:t>3</w:t>
      </w:r>
      <w:r>
        <w:rPr>
          <w:rFonts w:hint="eastAsia" w:ascii="Times New Roman" w:hAnsi="Times New Roman" w:cs="Times New Roman"/>
          <w:sz w:val="24"/>
        </w:rPr>
        <w:t>, following ethical approval. Informed consent was obtained from all participants before data collection. All procedures were performed in compliance with relevant local regulations and institutional guidelines.</w:t>
      </w:r>
    </w:p>
    <w:p w14:paraId="15AE03D3">
      <w:pPr>
        <w:spacing w:line="360" w:lineRule="auto"/>
        <w:ind w:firstLine="482" w:firstLineChars="200"/>
        <w:rPr>
          <w:rFonts w:hint="eastAsia" w:ascii="Times New Roman" w:hAnsi="Times New Roman" w:cs="Times New Roman"/>
          <w:b/>
          <w:bCs/>
          <w:sz w:val="24"/>
        </w:rPr>
      </w:pPr>
      <w:r>
        <w:rPr>
          <w:rFonts w:hint="eastAsia" w:ascii="Times New Roman" w:hAnsi="Times New Roman" w:cs="Times New Roman"/>
          <w:b/>
          <w:bCs/>
          <w:sz w:val="24"/>
        </w:rPr>
        <w:t>Informed consent</w:t>
      </w:r>
    </w:p>
    <w:p w14:paraId="4CD6F5A8">
      <w:pPr>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Informed consent was obtained from all participants and/or their legal guardians</w:t>
      </w:r>
      <w:r>
        <w:rPr>
          <w:rFonts w:hint="eastAsia" w:ascii="Times New Roman" w:hAnsi="Times New Roman" w:cs="Times New Roman"/>
          <w:sz w:val="24"/>
          <w:lang w:val="en-US" w:eastAsia="zh-CN"/>
        </w:rPr>
        <w:t xml:space="preserve">. </w:t>
      </w:r>
    </w:p>
    <w:p w14:paraId="080DABCD">
      <w:pPr>
        <w:spacing w:line="360" w:lineRule="auto"/>
        <w:ind w:firstLine="482" w:firstLineChars="200"/>
        <w:rPr>
          <w:rFonts w:hint="eastAsia" w:ascii="Times New Roman" w:hAnsi="Times New Roman" w:cs="Times New Roman"/>
          <w:b/>
          <w:bCs/>
          <w:sz w:val="24"/>
          <w:lang w:val="en-US" w:eastAsia="zh-CN"/>
        </w:rPr>
      </w:pPr>
      <w:r>
        <w:rPr>
          <w:rFonts w:hint="eastAsia" w:ascii="Times New Roman" w:hAnsi="Times New Roman" w:cs="Times New Roman"/>
          <w:b/>
          <w:bCs/>
          <w:sz w:val="24"/>
          <w:lang w:val="en-US" w:eastAsia="zh-CN"/>
        </w:rPr>
        <w:t>AI use statement</w:t>
      </w:r>
    </w:p>
    <w:p w14:paraId="0888EFD1">
      <w:pPr>
        <w:spacing w:line="360" w:lineRule="auto"/>
        <w:ind w:firstLine="480" w:firstLineChars="200"/>
        <w:rPr>
          <w:rFonts w:ascii="Times New Roman" w:hAnsi="Times New Roman" w:cs="Times New Roman"/>
        </w:rPr>
      </w:pPr>
      <w:r>
        <w:rPr>
          <w:rFonts w:hint="eastAsia" w:ascii="Times New Roman" w:hAnsi="Times New Roman" w:cs="Times New Roman"/>
          <w:sz w:val="24"/>
        </w:rPr>
        <w:t>Artificial intelligence tools (specifically ChatGPT, developed by OpenAI) were used to assist with grammar checking and proofreading during the preparation of this manuscript. No AI tools were used to generate content, design experiments, or interpret results. All substantive writing and analysis were conducted by the authors.</w:t>
      </w:r>
      <w:r>
        <w:rPr>
          <w:rFonts w:ascii="Times New Roman" w:hAnsi="Times New Roman" w:cs="Times New Roman"/>
        </w:rPr>
        <w:br w:type="page"/>
      </w:r>
    </w:p>
    <w:p w14:paraId="4C4E4894">
      <w:pPr>
        <w:pStyle w:val="44"/>
        <w:ind w:left="505" w:hanging="505"/>
        <w:jc w:val="center"/>
        <w:outlineLvl w:val="0"/>
        <w:rPr>
          <w:rFonts w:ascii="Times New Roman" w:hAnsi="Times New Roman" w:cs="Times New Roman"/>
        </w:rPr>
      </w:pPr>
      <w:r>
        <w:rPr>
          <w:rFonts w:ascii="Times New Roman" w:hAnsi="Times New Roman" w:cs="Times New Roman"/>
          <w:b/>
          <w:bCs/>
          <w:sz w:val="24"/>
        </w:rPr>
        <w:t>References</w:t>
      </w:r>
      <w:bookmarkStart w:id="59" w:name="_GoBack"/>
      <w:r>
        <w:rPr>
          <w:rFonts w:ascii="Times New Roman" w:hAnsi="Times New Roman" w:cs="Times New Roman"/>
          <w:b/>
          <w:bCs/>
          <w:sz w:val="24"/>
        </w:rPr>
        <w:fldChar w:fldCharType="begin"/>
      </w:r>
      <w:r>
        <w:rPr>
          <w:rFonts w:ascii="Times New Roman" w:hAnsi="Times New Roman" w:cs="Times New Roman"/>
          <w:b/>
          <w:bCs/>
          <w:sz w:val="24"/>
        </w:rPr>
        <w:instrText xml:space="preserve"> ADDIN ZOTERO_BIBL {"uncited":[],"omitted":[],"custom":[]} CSL_BIBLIOGRAPHY </w:instrText>
      </w:r>
      <w:r>
        <w:rPr>
          <w:rFonts w:ascii="Times New Roman" w:hAnsi="Times New Roman" w:cs="Times New Roman"/>
          <w:b/>
          <w:bCs/>
          <w:sz w:val="24"/>
        </w:rPr>
        <w:fldChar w:fldCharType="separate"/>
      </w:r>
    </w:p>
    <w:p w14:paraId="724324E3">
      <w:pPr>
        <w:ind w:left="420" w:hanging="420" w:hangingChars="200"/>
        <w:rPr>
          <w:rFonts w:ascii="Times New Roman" w:hAnsi="Times New Roman" w:cs="Times New Roman"/>
        </w:rPr>
      </w:pPr>
      <w:r>
        <w:rPr>
          <w:rFonts w:ascii="Times New Roman" w:hAnsi="Times New Roman" w:cs="Times New Roman"/>
        </w:rPr>
        <w:t xml:space="preserve">[1] P. Lu, L. Deng, H. Liao, Conditional effects of individual judgment heterogeneity in information dissemination, Physica A Stat. Mech. Appl. 523 (2019) 335–344. </w:t>
      </w:r>
      <w:r>
        <w:fldChar w:fldCharType="begin"/>
      </w:r>
      <w:r>
        <w:instrText xml:space="preserve"> HYPERLINK "https://doi.org/10.1016/j.physa.2019.01.141" </w:instrText>
      </w:r>
      <w:r>
        <w:fldChar w:fldCharType="separate"/>
      </w:r>
      <w:r>
        <w:rPr>
          <w:rStyle w:val="18"/>
          <w:rFonts w:ascii="Times New Roman" w:hAnsi="Times New Roman" w:cs="Times New Roman"/>
        </w:rPr>
        <w:t>https://doi.org/10.1016/j.physa.2019.01.141</w:t>
      </w:r>
      <w:r>
        <w:rPr>
          <w:rStyle w:val="18"/>
          <w:rFonts w:ascii="Times New Roman" w:hAnsi="Times New Roman" w:cs="Times New Roman"/>
        </w:rPr>
        <w:fldChar w:fldCharType="end"/>
      </w:r>
      <w:r>
        <w:rPr>
          <w:rFonts w:ascii="Times New Roman" w:hAnsi="Times New Roman" w:cs="Times New Roman"/>
        </w:rPr>
        <w:t>.</w:t>
      </w:r>
    </w:p>
    <w:p w14:paraId="14EB117A">
      <w:pPr>
        <w:ind w:left="420" w:hanging="420" w:hangingChars="200"/>
        <w:rPr>
          <w:rFonts w:ascii="Times New Roman" w:hAnsi="Times New Roman" w:cs="Times New Roman"/>
        </w:rPr>
      </w:pPr>
      <w:r>
        <w:rPr>
          <w:rFonts w:ascii="Times New Roman" w:hAnsi="Times New Roman" w:cs="Times New Roman"/>
        </w:rPr>
        <w:t xml:space="preserve">[2] P. Lu, Q. Yao, P. Lu, Two-stage predictions of evolutionary dynamics during the rumor dissemination, Physica A Stat. Mech. Appl. 517 (2019) 349–369. </w:t>
      </w:r>
      <w:r>
        <w:fldChar w:fldCharType="begin"/>
      </w:r>
      <w:r>
        <w:instrText xml:space="preserve"> HYPERLINK "https://doi.org/10.1016/j.physa.2018.09.133" </w:instrText>
      </w:r>
      <w:r>
        <w:fldChar w:fldCharType="separate"/>
      </w:r>
      <w:r>
        <w:rPr>
          <w:rStyle w:val="18"/>
          <w:rFonts w:ascii="Times New Roman" w:hAnsi="Times New Roman" w:cs="Times New Roman"/>
        </w:rPr>
        <w:t>https://doi.org/10.1016/j.physa.2018.09.133</w:t>
      </w:r>
      <w:r>
        <w:rPr>
          <w:rStyle w:val="18"/>
          <w:rFonts w:ascii="Times New Roman" w:hAnsi="Times New Roman" w:cs="Times New Roman"/>
        </w:rPr>
        <w:fldChar w:fldCharType="end"/>
      </w:r>
      <w:r>
        <w:rPr>
          <w:rFonts w:ascii="Times New Roman" w:hAnsi="Times New Roman" w:cs="Times New Roman"/>
        </w:rPr>
        <w:t>.</w:t>
      </w:r>
    </w:p>
    <w:p w14:paraId="190A3649">
      <w:pPr>
        <w:ind w:left="420" w:hanging="420" w:hangingChars="200"/>
        <w:rPr>
          <w:rFonts w:ascii="Times New Roman" w:hAnsi="Times New Roman" w:cs="Times New Roman"/>
        </w:rPr>
      </w:pPr>
      <w:r>
        <w:rPr>
          <w:rFonts w:ascii="Times New Roman" w:hAnsi="Times New Roman" w:cs="Times New Roman"/>
        </w:rPr>
        <w:t xml:space="preserve">[3] A.-K. Jung, B. Ross, S. Stieglitz, Caution: rumors ahead—a case study on the debunking of false information on Twitter, Big Data Soc. 7 (2020) 2053951720980127. </w:t>
      </w:r>
      <w:r>
        <w:fldChar w:fldCharType="begin"/>
      </w:r>
      <w:r>
        <w:instrText xml:space="preserve"> HYPERLINK "https://doi.org/10.1177/2053951720980127" </w:instrText>
      </w:r>
      <w:r>
        <w:fldChar w:fldCharType="separate"/>
      </w:r>
      <w:r>
        <w:rPr>
          <w:rStyle w:val="18"/>
          <w:rFonts w:ascii="Times New Roman" w:hAnsi="Times New Roman" w:cs="Times New Roman"/>
        </w:rPr>
        <w:t>https://doi.org/10.1177/2053951720980127</w:t>
      </w:r>
      <w:r>
        <w:rPr>
          <w:rStyle w:val="18"/>
          <w:rFonts w:ascii="Times New Roman" w:hAnsi="Times New Roman" w:cs="Times New Roman"/>
        </w:rPr>
        <w:fldChar w:fldCharType="end"/>
      </w:r>
      <w:r>
        <w:rPr>
          <w:rFonts w:ascii="Times New Roman" w:hAnsi="Times New Roman" w:cs="Times New Roman"/>
        </w:rPr>
        <w:t>.</w:t>
      </w:r>
    </w:p>
    <w:p w14:paraId="37D15481">
      <w:pPr>
        <w:ind w:left="420" w:hanging="420" w:hangingChars="200"/>
        <w:rPr>
          <w:rFonts w:ascii="Times New Roman" w:hAnsi="Times New Roman" w:cs="Times New Roman"/>
        </w:rPr>
      </w:pPr>
      <w:r>
        <w:rPr>
          <w:rFonts w:ascii="Times New Roman" w:hAnsi="Times New Roman" w:cs="Times New Roman"/>
        </w:rPr>
        <w:t xml:space="preserve">[4] Y. Zhang, J. Xu, Y. Wu, A rumor control competition model considering intervention of the official rumor-refuting information, Int. J. Mod. Phys. C 31 (2020) 2050123. </w:t>
      </w:r>
      <w:r>
        <w:fldChar w:fldCharType="begin"/>
      </w:r>
      <w:r>
        <w:instrText xml:space="preserve"> HYPERLINK "https://doi.org/10.1142/S0129183120501235" </w:instrText>
      </w:r>
      <w:r>
        <w:fldChar w:fldCharType="separate"/>
      </w:r>
      <w:r>
        <w:rPr>
          <w:rStyle w:val="18"/>
          <w:rFonts w:ascii="Times New Roman" w:hAnsi="Times New Roman" w:cs="Times New Roman"/>
        </w:rPr>
        <w:t>https://doi.org/10.1142/S0129183120501235</w:t>
      </w:r>
      <w:r>
        <w:rPr>
          <w:rStyle w:val="18"/>
          <w:rFonts w:ascii="Times New Roman" w:hAnsi="Times New Roman" w:cs="Times New Roman"/>
        </w:rPr>
        <w:fldChar w:fldCharType="end"/>
      </w:r>
      <w:r>
        <w:rPr>
          <w:rFonts w:ascii="Times New Roman" w:hAnsi="Times New Roman" w:cs="Times New Roman"/>
        </w:rPr>
        <w:t>.</w:t>
      </w:r>
    </w:p>
    <w:p w14:paraId="74A3A55D">
      <w:pPr>
        <w:ind w:left="420" w:hanging="420" w:hangingChars="200"/>
        <w:rPr>
          <w:rFonts w:ascii="Times New Roman" w:hAnsi="Times New Roman" w:cs="Times New Roman"/>
        </w:rPr>
      </w:pPr>
      <w:r>
        <w:rPr>
          <w:rFonts w:ascii="Times New Roman" w:hAnsi="Times New Roman" w:cs="Times New Roman"/>
        </w:rPr>
        <w:t xml:space="preserve">[5] Z. Li, Q. Zhang, X. Du, Y. Ma, S. Wang, Social media rumor refutation effectiveness: evaluation, modelling and enhancement, Inf. Process. Manag. 58 (2021) 102420. </w:t>
      </w:r>
      <w:r>
        <w:fldChar w:fldCharType="begin"/>
      </w:r>
      <w:r>
        <w:instrText xml:space="preserve"> HYPERLINK "https://doi.org/10.1016/j.ipm.2020.102420" </w:instrText>
      </w:r>
      <w:r>
        <w:fldChar w:fldCharType="separate"/>
      </w:r>
      <w:r>
        <w:rPr>
          <w:rStyle w:val="18"/>
          <w:rFonts w:ascii="Times New Roman" w:hAnsi="Times New Roman" w:cs="Times New Roman"/>
        </w:rPr>
        <w:t>https://doi.org/10.1016/j.ipm.2020.102420</w:t>
      </w:r>
      <w:r>
        <w:rPr>
          <w:rStyle w:val="18"/>
          <w:rFonts w:ascii="Times New Roman" w:hAnsi="Times New Roman" w:cs="Times New Roman"/>
        </w:rPr>
        <w:fldChar w:fldCharType="end"/>
      </w:r>
      <w:r>
        <w:rPr>
          <w:rFonts w:ascii="Times New Roman" w:hAnsi="Times New Roman" w:cs="Times New Roman"/>
        </w:rPr>
        <w:t>.</w:t>
      </w:r>
    </w:p>
    <w:p w14:paraId="450BCC15">
      <w:pPr>
        <w:ind w:left="420" w:hanging="420" w:hangingChars="200"/>
        <w:rPr>
          <w:rFonts w:ascii="Times New Roman" w:hAnsi="Times New Roman" w:cs="Times New Roman"/>
        </w:rPr>
      </w:pPr>
      <w:r>
        <w:rPr>
          <w:rFonts w:ascii="Times New Roman" w:hAnsi="Times New Roman" w:cs="Times New Roman"/>
        </w:rPr>
        <w:t xml:space="preserve">[6] Y. Zhou, Z. Li, Y. Tu, B. Lev, Precise refutation of social media rumors through users’ perspective: crowd classification based on believability, Expert Syst. Appl. 268 (2025) 126107. </w:t>
      </w:r>
      <w:r>
        <w:fldChar w:fldCharType="begin"/>
      </w:r>
      <w:r>
        <w:instrText xml:space="preserve"> HYPERLINK "https://doi.org/10.1016/j.eswa.2024.126107" </w:instrText>
      </w:r>
      <w:r>
        <w:fldChar w:fldCharType="separate"/>
      </w:r>
      <w:r>
        <w:rPr>
          <w:rStyle w:val="18"/>
          <w:rFonts w:ascii="Times New Roman" w:hAnsi="Times New Roman" w:cs="Times New Roman"/>
        </w:rPr>
        <w:t>https://doi.org/10.1016/j.eswa.2024.126107</w:t>
      </w:r>
      <w:r>
        <w:rPr>
          <w:rStyle w:val="18"/>
          <w:rFonts w:ascii="Times New Roman" w:hAnsi="Times New Roman" w:cs="Times New Roman"/>
        </w:rPr>
        <w:fldChar w:fldCharType="end"/>
      </w:r>
      <w:r>
        <w:rPr>
          <w:rFonts w:ascii="Times New Roman" w:hAnsi="Times New Roman" w:cs="Times New Roman"/>
        </w:rPr>
        <w:t>.</w:t>
      </w:r>
    </w:p>
    <w:p w14:paraId="70A11FA9">
      <w:pPr>
        <w:ind w:left="420" w:hanging="420" w:hangingChars="200"/>
        <w:rPr>
          <w:rFonts w:ascii="Times New Roman" w:hAnsi="Times New Roman" w:cs="Times New Roman"/>
        </w:rPr>
      </w:pPr>
      <w:r>
        <w:rPr>
          <w:rFonts w:ascii="Times New Roman" w:hAnsi="Times New Roman" w:cs="Times New Roman"/>
        </w:rPr>
        <w:t xml:space="preserve">[7] W. Yu, F. Shen, C. Min, Correcting science misinformation in an authoritarian country: an experiment from China, Telemat. Inform. 66 (2022) 101749. </w:t>
      </w:r>
      <w:r>
        <w:fldChar w:fldCharType="begin"/>
      </w:r>
      <w:r>
        <w:instrText xml:space="preserve"> HYPERLINK "https://doi.org/10.1016/j.tele.2021.101749" </w:instrText>
      </w:r>
      <w:r>
        <w:fldChar w:fldCharType="separate"/>
      </w:r>
      <w:r>
        <w:rPr>
          <w:rStyle w:val="18"/>
          <w:rFonts w:ascii="Times New Roman" w:hAnsi="Times New Roman" w:cs="Times New Roman"/>
        </w:rPr>
        <w:t>https://doi.org/10.1016/j.tele.2021.101749</w:t>
      </w:r>
      <w:r>
        <w:rPr>
          <w:rStyle w:val="18"/>
          <w:rFonts w:ascii="Times New Roman" w:hAnsi="Times New Roman" w:cs="Times New Roman"/>
        </w:rPr>
        <w:fldChar w:fldCharType="end"/>
      </w:r>
      <w:r>
        <w:rPr>
          <w:rFonts w:ascii="Times New Roman" w:hAnsi="Times New Roman" w:cs="Times New Roman"/>
        </w:rPr>
        <w:t>.</w:t>
      </w:r>
    </w:p>
    <w:p w14:paraId="70489505">
      <w:pPr>
        <w:ind w:left="420" w:hanging="420" w:hangingChars="200"/>
        <w:rPr>
          <w:rFonts w:ascii="Times New Roman" w:hAnsi="Times New Roman" w:cs="Times New Roman"/>
        </w:rPr>
      </w:pPr>
      <w:r>
        <w:rPr>
          <w:rFonts w:ascii="Times New Roman" w:hAnsi="Times New Roman" w:cs="Times New Roman"/>
        </w:rPr>
        <w:t xml:space="preserve">[8] S. Lewandowsky, U.K.H. Ecker, C.M. Seifert, N. Schwarz, J. Cook, Misinformation and its correction: continued influence and successful debiasing, Psychol. Sci. Public Interest 13 (2012) 106–131. </w:t>
      </w:r>
      <w:r>
        <w:fldChar w:fldCharType="begin"/>
      </w:r>
      <w:r>
        <w:instrText xml:space="preserve"> HYPERLINK "https://doi.org/10.1177/1529100612451018" </w:instrText>
      </w:r>
      <w:r>
        <w:fldChar w:fldCharType="separate"/>
      </w:r>
      <w:r>
        <w:rPr>
          <w:rStyle w:val="18"/>
          <w:rFonts w:ascii="Times New Roman" w:hAnsi="Times New Roman" w:cs="Times New Roman"/>
        </w:rPr>
        <w:t>https://doi.org/10.1177/1529100612451018</w:t>
      </w:r>
      <w:r>
        <w:rPr>
          <w:rStyle w:val="18"/>
          <w:rFonts w:ascii="Times New Roman" w:hAnsi="Times New Roman" w:cs="Times New Roman"/>
        </w:rPr>
        <w:fldChar w:fldCharType="end"/>
      </w:r>
      <w:r>
        <w:rPr>
          <w:rFonts w:ascii="Times New Roman" w:hAnsi="Times New Roman" w:cs="Times New Roman"/>
        </w:rPr>
        <w:t>.</w:t>
      </w:r>
    </w:p>
    <w:p w14:paraId="2B89E01F">
      <w:pPr>
        <w:ind w:left="420" w:hanging="420" w:hangingChars="200"/>
        <w:rPr>
          <w:rFonts w:ascii="Times New Roman" w:hAnsi="Times New Roman" w:cs="Times New Roman"/>
        </w:rPr>
      </w:pPr>
      <w:r>
        <w:rPr>
          <w:rFonts w:ascii="Times New Roman" w:hAnsi="Times New Roman" w:cs="Times New Roman"/>
        </w:rPr>
        <w:t xml:space="preserve">[9] U.K.H. Ecker, S. Lewandowsky, J. Cook, P. Schmid, L.K. Fazio, N. Brashier, P. Kendeou, E.K. Vraga, M.A. Amazeen, The psychological drivers of misinformation belief and its resistance to correction, Nat. Rev. Psychol. 1 (2022) 13–29. </w:t>
      </w:r>
      <w:r>
        <w:fldChar w:fldCharType="begin"/>
      </w:r>
      <w:r>
        <w:instrText xml:space="preserve"> HYPERLINK "https://doi.org/10.1038/s44159-021-00006-y" </w:instrText>
      </w:r>
      <w:r>
        <w:fldChar w:fldCharType="separate"/>
      </w:r>
      <w:r>
        <w:rPr>
          <w:rStyle w:val="18"/>
          <w:rFonts w:ascii="Times New Roman" w:hAnsi="Times New Roman" w:cs="Times New Roman"/>
        </w:rPr>
        <w:t>https://doi.org/10.1038/s44159-021-00006-y</w:t>
      </w:r>
      <w:r>
        <w:rPr>
          <w:rStyle w:val="18"/>
          <w:rFonts w:ascii="Times New Roman" w:hAnsi="Times New Roman" w:cs="Times New Roman"/>
        </w:rPr>
        <w:fldChar w:fldCharType="end"/>
      </w:r>
      <w:r>
        <w:rPr>
          <w:rFonts w:ascii="Times New Roman" w:hAnsi="Times New Roman" w:cs="Times New Roman"/>
        </w:rPr>
        <w:t>.</w:t>
      </w:r>
    </w:p>
    <w:p w14:paraId="6367D01D">
      <w:pPr>
        <w:ind w:left="420" w:hanging="420" w:hangingChars="200"/>
        <w:rPr>
          <w:rFonts w:ascii="Times New Roman" w:hAnsi="Times New Roman" w:cs="Times New Roman"/>
        </w:rPr>
      </w:pPr>
      <w:r>
        <w:rPr>
          <w:rFonts w:ascii="Times New Roman" w:hAnsi="Times New Roman" w:cs="Times New Roman"/>
        </w:rPr>
        <w:t xml:space="preserve">[10] B. Swire, U.K.H. Ecker, S. Lewandowsky, The role of familiarity in correcting inaccurate information, J. Exp. Psychol. Learn. Mem. Cogn. 43 (2017) 1948–1961. </w:t>
      </w:r>
      <w:r>
        <w:fldChar w:fldCharType="begin"/>
      </w:r>
      <w:r>
        <w:instrText xml:space="preserve"> HYPERLINK "https://doi.org/10.1037/xlm0000422" </w:instrText>
      </w:r>
      <w:r>
        <w:fldChar w:fldCharType="separate"/>
      </w:r>
      <w:r>
        <w:rPr>
          <w:rStyle w:val="18"/>
          <w:rFonts w:ascii="Times New Roman" w:hAnsi="Times New Roman" w:cs="Times New Roman"/>
        </w:rPr>
        <w:t>https://doi.org/10.1037/xlm0000422</w:t>
      </w:r>
      <w:r>
        <w:rPr>
          <w:rStyle w:val="18"/>
          <w:rFonts w:ascii="Times New Roman" w:hAnsi="Times New Roman" w:cs="Times New Roman"/>
        </w:rPr>
        <w:fldChar w:fldCharType="end"/>
      </w:r>
      <w:r>
        <w:rPr>
          <w:rFonts w:ascii="Times New Roman" w:hAnsi="Times New Roman" w:cs="Times New Roman"/>
        </w:rPr>
        <w:t>.</w:t>
      </w:r>
    </w:p>
    <w:p w14:paraId="20A7D3FC">
      <w:pPr>
        <w:ind w:left="420" w:hanging="420" w:hangingChars="200"/>
        <w:rPr>
          <w:rFonts w:ascii="Times New Roman" w:hAnsi="Times New Roman" w:cs="Times New Roman"/>
        </w:rPr>
      </w:pPr>
      <w:r>
        <w:rPr>
          <w:rFonts w:ascii="Times New Roman" w:hAnsi="Times New Roman" w:cs="Times New Roman"/>
        </w:rPr>
        <w:t xml:space="preserve">[11] K.S. Al-Omoush, R. Garrido, J. Cañero, The impact of government use of social media and social media contradictions on trust in government and citizens’ attitudes in times of crisis, J. Bus. Res. 159 (2023) 113748. </w:t>
      </w:r>
      <w:r>
        <w:fldChar w:fldCharType="begin"/>
      </w:r>
      <w:r>
        <w:instrText xml:space="preserve"> HYPERLINK "https://doi.org/10.1016/j.jbusres.2023.113748" </w:instrText>
      </w:r>
      <w:r>
        <w:fldChar w:fldCharType="separate"/>
      </w:r>
      <w:r>
        <w:rPr>
          <w:rStyle w:val="18"/>
          <w:rFonts w:ascii="Times New Roman" w:hAnsi="Times New Roman" w:cs="Times New Roman"/>
        </w:rPr>
        <w:t>https://doi.org/10.1016/j.jbusres.2023.113748</w:t>
      </w:r>
      <w:r>
        <w:rPr>
          <w:rStyle w:val="18"/>
          <w:rFonts w:ascii="Times New Roman" w:hAnsi="Times New Roman" w:cs="Times New Roman"/>
        </w:rPr>
        <w:fldChar w:fldCharType="end"/>
      </w:r>
      <w:r>
        <w:rPr>
          <w:rFonts w:ascii="Times New Roman" w:hAnsi="Times New Roman" w:cs="Times New Roman"/>
        </w:rPr>
        <w:t>.</w:t>
      </w:r>
    </w:p>
    <w:p w14:paraId="617C3027">
      <w:pPr>
        <w:ind w:left="420" w:hanging="420" w:hangingChars="200"/>
        <w:rPr>
          <w:rFonts w:ascii="Times New Roman" w:hAnsi="Times New Roman" w:cs="Times New Roman"/>
        </w:rPr>
      </w:pPr>
      <w:r>
        <w:rPr>
          <w:rFonts w:ascii="Times New Roman" w:hAnsi="Times New Roman" w:cs="Times New Roman"/>
        </w:rPr>
        <w:t xml:space="preserve">[12] C. Yang, X. Xu, B.P. Nunes, S.W.M. Siqueira, Bubbles bursting: investigating and measuring the personalisation of social media searches, Telemat. Inform. 82 (2023) 101999. </w:t>
      </w:r>
      <w:r>
        <w:fldChar w:fldCharType="begin"/>
      </w:r>
      <w:r>
        <w:instrText xml:space="preserve"> HYPERLINK "https://doi.org/10.1016/j.tele.2023.101999" </w:instrText>
      </w:r>
      <w:r>
        <w:fldChar w:fldCharType="separate"/>
      </w:r>
      <w:r>
        <w:rPr>
          <w:rStyle w:val="18"/>
          <w:rFonts w:ascii="Times New Roman" w:hAnsi="Times New Roman" w:cs="Times New Roman"/>
        </w:rPr>
        <w:t>https://doi.org/10.1016/j.tele.2023.101999</w:t>
      </w:r>
      <w:r>
        <w:rPr>
          <w:rStyle w:val="18"/>
          <w:rFonts w:ascii="Times New Roman" w:hAnsi="Times New Roman" w:cs="Times New Roman"/>
        </w:rPr>
        <w:fldChar w:fldCharType="end"/>
      </w:r>
      <w:r>
        <w:rPr>
          <w:rFonts w:ascii="Times New Roman" w:hAnsi="Times New Roman" w:cs="Times New Roman"/>
        </w:rPr>
        <w:t>.</w:t>
      </w:r>
    </w:p>
    <w:p w14:paraId="74503E8D">
      <w:pPr>
        <w:rPr>
          <w:rFonts w:ascii="Times New Roman" w:hAnsi="Times New Roman" w:cs="Times New Roman"/>
        </w:rPr>
      </w:pPr>
      <w:r>
        <w:rPr>
          <w:rFonts w:ascii="Times New Roman" w:hAnsi="Times New Roman" w:cs="Times New Roman"/>
        </w:rPr>
        <w:t xml:space="preserve">[13] A. Hu, M. Ou, From passive to active: how does algorithm awareness affect users’ news seeking behavior on digital platforms, Telemat. Inform. 100 (2025) 102291. </w:t>
      </w:r>
      <w:r>
        <w:fldChar w:fldCharType="begin"/>
      </w:r>
      <w:r>
        <w:instrText xml:space="preserve"> HYPERLINK "https://doi.org/10.1016/j.tele.2025.102291" </w:instrText>
      </w:r>
      <w:r>
        <w:fldChar w:fldCharType="separate"/>
      </w:r>
      <w:r>
        <w:rPr>
          <w:rStyle w:val="18"/>
          <w:rFonts w:ascii="Times New Roman" w:hAnsi="Times New Roman" w:cs="Times New Roman"/>
        </w:rPr>
        <w:t>https://doi.org/10.1016/j.tele.2025.102291</w:t>
      </w:r>
      <w:r>
        <w:rPr>
          <w:rStyle w:val="18"/>
          <w:rFonts w:ascii="Times New Roman" w:hAnsi="Times New Roman" w:cs="Times New Roman"/>
        </w:rPr>
        <w:fldChar w:fldCharType="end"/>
      </w:r>
      <w:r>
        <w:rPr>
          <w:rFonts w:ascii="Times New Roman" w:hAnsi="Times New Roman" w:cs="Times New Roman"/>
        </w:rPr>
        <w:t>.</w:t>
      </w:r>
    </w:p>
    <w:p w14:paraId="457CA720">
      <w:pPr>
        <w:ind w:left="420" w:hanging="420" w:hangingChars="200"/>
        <w:rPr>
          <w:rFonts w:ascii="Times New Roman" w:hAnsi="Times New Roman" w:cs="Times New Roman"/>
        </w:rPr>
      </w:pPr>
      <w:r>
        <w:rPr>
          <w:rFonts w:ascii="Times New Roman" w:hAnsi="Times New Roman" w:cs="Times New Roman"/>
        </w:rPr>
        <w:t xml:space="preserve">[14] C. Courtois, L. Slechten, L. Coenen, Challenging Google search filter bubbles in social and political information: disconforming evidence from a digital methods case study, Telemat. Inform. 35 (2018) 2006–2015. </w:t>
      </w:r>
      <w:r>
        <w:fldChar w:fldCharType="begin"/>
      </w:r>
      <w:r>
        <w:instrText xml:space="preserve"> HYPERLINK "https://doi.org/10.1016/j.tele.2018.07.004" </w:instrText>
      </w:r>
      <w:r>
        <w:fldChar w:fldCharType="separate"/>
      </w:r>
      <w:r>
        <w:rPr>
          <w:rStyle w:val="18"/>
          <w:rFonts w:ascii="Times New Roman" w:hAnsi="Times New Roman" w:cs="Times New Roman"/>
        </w:rPr>
        <w:t>https://doi.org/10.1016/j.tele.2018.07.004</w:t>
      </w:r>
      <w:r>
        <w:rPr>
          <w:rStyle w:val="18"/>
          <w:rFonts w:ascii="Times New Roman" w:hAnsi="Times New Roman" w:cs="Times New Roman"/>
        </w:rPr>
        <w:fldChar w:fldCharType="end"/>
      </w:r>
      <w:r>
        <w:rPr>
          <w:rFonts w:ascii="Times New Roman" w:hAnsi="Times New Roman" w:cs="Times New Roman"/>
        </w:rPr>
        <w:t>.</w:t>
      </w:r>
    </w:p>
    <w:p w14:paraId="5A2452DC">
      <w:pPr>
        <w:ind w:left="420" w:hanging="420" w:hangingChars="200"/>
        <w:rPr>
          <w:rFonts w:ascii="Times New Roman" w:hAnsi="Times New Roman" w:cs="Times New Roman"/>
        </w:rPr>
      </w:pPr>
      <w:r>
        <w:rPr>
          <w:rFonts w:ascii="Times New Roman" w:hAnsi="Times New Roman" w:cs="Times New Roman"/>
        </w:rPr>
        <w:t xml:space="preserve">[15] J.H. Parmelee, N. Roman, Insta-echoes: selective exposure and selective avoidance on Instagram, Telemat. Inform. 52 (2020) 101432. </w:t>
      </w:r>
      <w:r>
        <w:fldChar w:fldCharType="begin"/>
      </w:r>
      <w:r>
        <w:instrText xml:space="preserve"> HYPERLINK "https://doi.org/10.1016/j.tele.2020.101432" </w:instrText>
      </w:r>
      <w:r>
        <w:fldChar w:fldCharType="separate"/>
      </w:r>
      <w:r>
        <w:rPr>
          <w:rStyle w:val="18"/>
          <w:rFonts w:ascii="Times New Roman" w:hAnsi="Times New Roman" w:cs="Times New Roman"/>
        </w:rPr>
        <w:t>https://doi.org/10.1016/j.tele.2020.101432</w:t>
      </w:r>
      <w:r>
        <w:rPr>
          <w:rStyle w:val="18"/>
          <w:rFonts w:ascii="Times New Roman" w:hAnsi="Times New Roman" w:cs="Times New Roman"/>
        </w:rPr>
        <w:fldChar w:fldCharType="end"/>
      </w:r>
      <w:r>
        <w:rPr>
          <w:rFonts w:ascii="Times New Roman" w:hAnsi="Times New Roman" w:cs="Times New Roman"/>
        </w:rPr>
        <w:t>.</w:t>
      </w:r>
    </w:p>
    <w:p w14:paraId="3E8BB2C4">
      <w:pPr>
        <w:ind w:left="420" w:hanging="420" w:hangingChars="200"/>
        <w:rPr>
          <w:rFonts w:ascii="Times New Roman" w:hAnsi="Times New Roman" w:cs="Times New Roman"/>
        </w:rPr>
      </w:pPr>
      <w:r>
        <w:rPr>
          <w:rFonts w:ascii="Times New Roman" w:hAnsi="Times New Roman" w:cs="Times New Roman"/>
        </w:rPr>
        <w:t xml:space="preserve">[16] E. Bakshy, S. Messing, L.A. Adamic, Exposure to ideologically diverse news and opinion on Facebook, Science 348 (2015) 1130–1132. </w:t>
      </w:r>
      <w:r>
        <w:fldChar w:fldCharType="begin"/>
      </w:r>
      <w:r>
        <w:instrText xml:space="preserve"> HYPERLINK "https://doi.org/10.1126/science.aaa1160" </w:instrText>
      </w:r>
      <w:r>
        <w:fldChar w:fldCharType="separate"/>
      </w:r>
      <w:r>
        <w:rPr>
          <w:rStyle w:val="18"/>
          <w:rFonts w:ascii="Times New Roman" w:hAnsi="Times New Roman" w:cs="Times New Roman"/>
        </w:rPr>
        <w:t>https://doi.org/10.1126/science.aaa1160</w:t>
      </w:r>
      <w:r>
        <w:rPr>
          <w:rStyle w:val="18"/>
          <w:rFonts w:ascii="Times New Roman" w:hAnsi="Times New Roman" w:cs="Times New Roman"/>
        </w:rPr>
        <w:fldChar w:fldCharType="end"/>
      </w:r>
      <w:r>
        <w:rPr>
          <w:rFonts w:ascii="Times New Roman" w:hAnsi="Times New Roman" w:cs="Times New Roman"/>
        </w:rPr>
        <w:t>.</w:t>
      </w:r>
    </w:p>
    <w:p w14:paraId="1055D1D0">
      <w:pPr>
        <w:ind w:left="420" w:hanging="420" w:hangingChars="200"/>
        <w:rPr>
          <w:rFonts w:ascii="Times New Roman" w:hAnsi="Times New Roman" w:cs="Times New Roman"/>
        </w:rPr>
      </w:pPr>
      <w:r>
        <w:rPr>
          <w:rFonts w:ascii="Times New Roman" w:hAnsi="Times New Roman" w:cs="Times New Roman"/>
        </w:rPr>
        <w:t xml:space="preserve">[17] H. Holone, The filter bubble and its effect on online personal health information, Croat. Med. J. 57 (2016) 298–301. </w:t>
      </w:r>
      <w:r>
        <w:fldChar w:fldCharType="begin"/>
      </w:r>
      <w:r>
        <w:instrText xml:space="preserve"> HYPERLINK "https://doi.org/10.3325/cmj.2016.57.298" </w:instrText>
      </w:r>
      <w:r>
        <w:fldChar w:fldCharType="separate"/>
      </w:r>
      <w:r>
        <w:rPr>
          <w:rStyle w:val="18"/>
          <w:rFonts w:ascii="Times New Roman" w:hAnsi="Times New Roman" w:cs="Times New Roman"/>
        </w:rPr>
        <w:t>https://doi.org/10.3325/cmj.2016.57.298</w:t>
      </w:r>
      <w:r>
        <w:rPr>
          <w:rStyle w:val="18"/>
          <w:rFonts w:ascii="Times New Roman" w:hAnsi="Times New Roman" w:cs="Times New Roman"/>
        </w:rPr>
        <w:fldChar w:fldCharType="end"/>
      </w:r>
      <w:r>
        <w:rPr>
          <w:rFonts w:ascii="Times New Roman" w:hAnsi="Times New Roman" w:cs="Times New Roman"/>
        </w:rPr>
        <w:t>.</w:t>
      </w:r>
    </w:p>
    <w:p w14:paraId="475ECC6A">
      <w:pPr>
        <w:ind w:left="210" w:hanging="210" w:hangingChars="100"/>
        <w:rPr>
          <w:rFonts w:ascii="Times New Roman" w:hAnsi="Times New Roman" w:cs="Times New Roman"/>
        </w:rPr>
      </w:pPr>
      <w:r>
        <w:rPr>
          <w:rFonts w:ascii="Times New Roman" w:hAnsi="Times New Roman" w:cs="Times New Roman"/>
        </w:rPr>
        <w:t xml:space="preserve">[18] S.C. Rhodes, Filter bubbles, echo chambers, and fake news: how social media conditions individuals to be less critical of political misinformation, Polit. Commun. 39 (2022) 1–22. </w:t>
      </w:r>
      <w:r>
        <w:fldChar w:fldCharType="begin"/>
      </w:r>
      <w:r>
        <w:instrText xml:space="preserve"> HYPERLINK "https://doi.org/10.1080/10584609.2021.1910887" </w:instrText>
      </w:r>
      <w:r>
        <w:fldChar w:fldCharType="separate"/>
      </w:r>
      <w:r>
        <w:rPr>
          <w:rStyle w:val="18"/>
          <w:rFonts w:ascii="Times New Roman" w:hAnsi="Times New Roman" w:cs="Times New Roman"/>
        </w:rPr>
        <w:t>https://doi.org/10.1080/10584609.2021.1910887</w:t>
      </w:r>
      <w:r>
        <w:rPr>
          <w:rStyle w:val="18"/>
          <w:rFonts w:ascii="Times New Roman" w:hAnsi="Times New Roman" w:cs="Times New Roman"/>
        </w:rPr>
        <w:fldChar w:fldCharType="end"/>
      </w:r>
      <w:r>
        <w:rPr>
          <w:rFonts w:ascii="Times New Roman" w:hAnsi="Times New Roman" w:cs="Times New Roman"/>
        </w:rPr>
        <w:t>.</w:t>
      </w:r>
    </w:p>
    <w:p w14:paraId="1AD4CCA9">
      <w:pPr>
        <w:ind w:left="420" w:hanging="420" w:hangingChars="200"/>
        <w:rPr>
          <w:rFonts w:ascii="Times New Roman" w:hAnsi="Times New Roman" w:cs="Times New Roman"/>
        </w:rPr>
      </w:pPr>
      <w:r>
        <w:rPr>
          <w:rFonts w:ascii="Times New Roman" w:hAnsi="Times New Roman" w:cs="Times New Roman"/>
        </w:rPr>
        <w:t xml:space="preserve">[19] R.M. Entman, Framing: toward clarification of a fractured paradigm, J. Commun. 43 (1993) 51–58. </w:t>
      </w:r>
      <w:r>
        <w:fldChar w:fldCharType="begin"/>
      </w:r>
      <w:r>
        <w:instrText xml:space="preserve"> HYPERLINK "https://doi.org/10.1111/j.1460-2466.1993.tb01304.x" </w:instrText>
      </w:r>
      <w:r>
        <w:fldChar w:fldCharType="separate"/>
      </w:r>
      <w:r>
        <w:rPr>
          <w:rStyle w:val="18"/>
          <w:rFonts w:ascii="Times New Roman" w:hAnsi="Times New Roman" w:cs="Times New Roman"/>
        </w:rPr>
        <w:t>https://doi.org/10.1111/j.1460-2466.1993.tb01304.x</w:t>
      </w:r>
      <w:r>
        <w:rPr>
          <w:rStyle w:val="18"/>
          <w:rFonts w:ascii="Times New Roman" w:hAnsi="Times New Roman" w:cs="Times New Roman"/>
        </w:rPr>
        <w:fldChar w:fldCharType="end"/>
      </w:r>
      <w:r>
        <w:rPr>
          <w:rFonts w:ascii="Times New Roman" w:hAnsi="Times New Roman" w:cs="Times New Roman"/>
        </w:rPr>
        <w:t>.</w:t>
      </w:r>
    </w:p>
    <w:p w14:paraId="70BC342D">
      <w:pPr>
        <w:ind w:left="420" w:hanging="420" w:hangingChars="200"/>
        <w:rPr>
          <w:rFonts w:ascii="Times New Roman" w:hAnsi="Times New Roman" w:cs="Times New Roman"/>
        </w:rPr>
      </w:pPr>
      <w:r>
        <w:rPr>
          <w:rFonts w:ascii="Times New Roman" w:hAnsi="Times New Roman" w:cs="Times New Roman"/>
        </w:rPr>
        <w:t xml:space="preserve">[20] N. DiFonzo, J. Suls, J.W. Beckstead, M.J. Bourgeois, C.M. Homan, S. Brougher, A.J. Younge, N. Terpstra-Schwab, Network structure moderates intergroup differentiation of stereotyped rumors, Soc. Cogn. 32 (2014) 409–448. </w:t>
      </w:r>
      <w:r>
        <w:fldChar w:fldCharType="begin"/>
      </w:r>
      <w:r>
        <w:instrText xml:space="preserve"> HYPERLINK "https://doi.org/10.1521/soco.2014.32.5.409" </w:instrText>
      </w:r>
      <w:r>
        <w:fldChar w:fldCharType="separate"/>
      </w:r>
      <w:r>
        <w:rPr>
          <w:rStyle w:val="18"/>
          <w:rFonts w:ascii="Times New Roman" w:hAnsi="Times New Roman" w:cs="Times New Roman"/>
        </w:rPr>
        <w:t>https://doi.org/10.1521/soco.2014.32.5.409</w:t>
      </w:r>
      <w:r>
        <w:rPr>
          <w:rStyle w:val="18"/>
          <w:rFonts w:ascii="Times New Roman" w:hAnsi="Times New Roman" w:cs="Times New Roman"/>
        </w:rPr>
        <w:fldChar w:fldCharType="end"/>
      </w:r>
      <w:r>
        <w:rPr>
          <w:rFonts w:ascii="Times New Roman" w:hAnsi="Times New Roman" w:cs="Times New Roman"/>
        </w:rPr>
        <w:t>.</w:t>
      </w:r>
    </w:p>
    <w:p w14:paraId="7F2A98CE">
      <w:pPr>
        <w:ind w:left="420" w:hanging="420" w:hangingChars="200"/>
        <w:rPr>
          <w:rFonts w:ascii="Times New Roman" w:hAnsi="Times New Roman" w:cs="Times New Roman"/>
        </w:rPr>
      </w:pPr>
      <w:r>
        <w:rPr>
          <w:rFonts w:ascii="Times New Roman" w:hAnsi="Times New Roman" w:cs="Times New Roman"/>
        </w:rPr>
        <w:t xml:space="preserve">[21] F. Guo, A. Zhou, X. Zhang, X. Xu, X. Liu, Fighting rumors to fight COVID-19: investigating rumor belief and sharing on social media during the pandemic, Comput. Hum. Behav. 139 (2023) 107521. </w:t>
      </w:r>
      <w:r>
        <w:fldChar w:fldCharType="begin"/>
      </w:r>
      <w:r>
        <w:instrText xml:space="preserve"> HYPERLINK "https://doi.org/10.1016/j.chb.2022.107521" </w:instrText>
      </w:r>
      <w:r>
        <w:fldChar w:fldCharType="separate"/>
      </w:r>
      <w:r>
        <w:rPr>
          <w:rStyle w:val="18"/>
          <w:rFonts w:ascii="Times New Roman" w:hAnsi="Times New Roman" w:cs="Times New Roman"/>
        </w:rPr>
        <w:t>https://doi.org/10.1016/j.chb.2022.107521</w:t>
      </w:r>
      <w:r>
        <w:rPr>
          <w:rStyle w:val="18"/>
          <w:rFonts w:ascii="Times New Roman" w:hAnsi="Times New Roman" w:cs="Times New Roman"/>
        </w:rPr>
        <w:fldChar w:fldCharType="end"/>
      </w:r>
      <w:r>
        <w:rPr>
          <w:rFonts w:ascii="Times New Roman" w:hAnsi="Times New Roman" w:cs="Times New Roman"/>
        </w:rPr>
        <w:t>.</w:t>
      </w:r>
    </w:p>
    <w:p w14:paraId="20351DC9">
      <w:pPr>
        <w:ind w:left="420" w:hanging="420" w:hangingChars="200"/>
        <w:rPr>
          <w:rFonts w:ascii="Times New Roman" w:hAnsi="Times New Roman" w:cs="Times New Roman"/>
        </w:rPr>
      </w:pPr>
      <w:r>
        <w:rPr>
          <w:rFonts w:ascii="Times New Roman" w:hAnsi="Times New Roman" w:cs="Times New Roman"/>
        </w:rPr>
        <w:t xml:space="preserve">[22] Y. Tu, L. Cheng, L. Liu, Z. Li, B. Lev, How to improve the rumor-confutation ability of official rumor-refuting account on social media: a Chinese case study, Comput. Commun. 209 (2023) 331–348. </w:t>
      </w:r>
      <w:r>
        <w:fldChar w:fldCharType="begin"/>
      </w:r>
      <w:r>
        <w:instrText xml:space="preserve"> HYPERLINK "https://doi.org/10.1016/j.comcom.2023.07.021" </w:instrText>
      </w:r>
      <w:r>
        <w:fldChar w:fldCharType="separate"/>
      </w:r>
      <w:r>
        <w:rPr>
          <w:rStyle w:val="18"/>
          <w:rFonts w:ascii="Times New Roman" w:hAnsi="Times New Roman" w:cs="Times New Roman"/>
        </w:rPr>
        <w:t>https://doi.org/10.1016/j.comcom.2023.07.021</w:t>
      </w:r>
      <w:r>
        <w:rPr>
          <w:rStyle w:val="18"/>
          <w:rFonts w:ascii="Times New Roman" w:hAnsi="Times New Roman" w:cs="Times New Roman"/>
        </w:rPr>
        <w:fldChar w:fldCharType="end"/>
      </w:r>
      <w:r>
        <w:rPr>
          <w:rFonts w:ascii="Times New Roman" w:hAnsi="Times New Roman" w:cs="Times New Roman"/>
        </w:rPr>
        <w:t>.</w:t>
      </w:r>
    </w:p>
    <w:p w14:paraId="30C460BE">
      <w:pPr>
        <w:ind w:left="420" w:hanging="420" w:hangingChars="200"/>
        <w:rPr>
          <w:rFonts w:ascii="Times New Roman" w:hAnsi="Times New Roman" w:cs="Times New Roman"/>
        </w:rPr>
      </w:pPr>
      <w:r>
        <w:rPr>
          <w:rFonts w:ascii="Times New Roman" w:hAnsi="Times New Roman" w:cs="Times New Roman"/>
        </w:rPr>
        <w:t xml:space="preserve">[23] T. Sharot, M. Rollwage, C.R. Sunstein, S.M. Fleming, Why and when beliefs change, Perspect. Psychol. Sci. 18 (2023) 142–151. </w:t>
      </w:r>
      <w:r>
        <w:fldChar w:fldCharType="begin"/>
      </w:r>
      <w:r>
        <w:instrText xml:space="preserve"> HYPERLINK "https://doi.org/10.1177/17456916221082967" </w:instrText>
      </w:r>
      <w:r>
        <w:fldChar w:fldCharType="separate"/>
      </w:r>
      <w:r>
        <w:rPr>
          <w:rStyle w:val="18"/>
          <w:rFonts w:ascii="Times New Roman" w:hAnsi="Times New Roman" w:cs="Times New Roman"/>
        </w:rPr>
        <w:t>https://doi.org/10.1177/17456916221082967</w:t>
      </w:r>
      <w:r>
        <w:rPr>
          <w:rStyle w:val="18"/>
          <w:rFonts w:ascii="Times New Roman" w:hAnsi="Times New Roman" w:cs="Times New Roman"/>
        </w:rPr>
        <w:fldChar w:fldCharType="end"/>
      </w:r>
      <w:r>
        <w:rPr>
          <w:rFonts w:ascii="Times New Roman" w:hAnsi="Times New Roman" w:cs="Times New Roman"/>
        </w:rPr>
        <w:t>.</w:t>
      </w:r>
    </w:p>
    <w:p w14:paraId="78C01FC1">
      <w:pPr>
        <w:ind w:left="420" w:hanging="420" w:hangingChars="200"/>
        <w:rPr>
          <w:rFonts w:ascii="Times New Roman" w:hAnsi="Times New Roman" w:cs="Times New Roman"/>
        </w:rPr>
      </w:pPr>
      <w:r>
        <w:rPr>
          <w:rFonts w:ascii="Times New Roman" w:hAnsi="Times New Roman" w:cs="Times New Roman"/>
        </w:rPr>
        <w:t xml:space="preserve">[24] F.C. Coelho, C.T. Codeço, Dynamic modeling of vaccinating behavior as a function of individual beliefs, PLoS Comput. Biol. 5 (2009) e1000425. </w:t>
      </w:r>
      <w:r>
        <w:fldChar w:fldCharType="begin"/>
      </w:r>
      <w:r>
        <w:instrText xml:space="preserve"> HYPERLINK "https://doi.org/10.1371/journal.pcbi.1000425" </w:instrText>
      </w:r>
      <w:r>
        <w:fldChar w:fldCharType="separate"/>
      </w:r>
      <w:r>
        <w:rPr>
          <w:rStyle w:val="18"/>
          <w:rFonts w:ascii="Times New Roman" w:hAnsi="Times New Roman" w:cs="Times New Roman"/>
        </w:rPr>
        <w:t>https://doi.org/10.1371/journal.pcbi.1000425</w:t>
      </w:r>
      <w:r>
        <w:rPr>
          <w:rStyle w:val="18"/>
          <w:rFonts w:ascii="Times New Roman" w:hAnsi="Times New Roman" w:cs="Times New Roman"/>
        </w:rPr>
        <w:fldChar w:fldCharType="end"/>
      </w:r>
      <w:r>
        <w:rPr>
          <w:rFonts w:ascii="Times New Roman" w:hAnsi="Times New Roman" w:cs="Times New Roman"/>
        </w:rPr>
        <w:t>.</w:t>
      </w:r>
    </w:p>
    <w:p w14:paraId="7D8F1AEF">
      <w:pPr>
        <w:ind w:left="420" w:hanging="420" w:hangingChars="200"/>
        <w:rPr>
          <w:rFonts w:ascii="Times New Roman" w:hAnsi="Times New Roman" w:cs="Times New Roman"/>
        </w:rPr>
      </w:pPr>
      <w:r>
        <w:rPr>
          <w:rFonts w:ascii="Times New Roman" w:hAnsi="Times New Roman" w:cs="Times New Roman"/>
        </w:rPr>
        <w:t xml:space="preserve">[25] L. Balafoutas, Public beliefs and corruption in a repeated psychological game, J. Econ. Behav. Organ. 78 (2011) 51–59. </w:t>
      </w:r>
      <w:r>
        <w:fldChar w:fldCharType="begin"/>
      </w:r>
      <w:r>
        <w:instrText xml:space="preserve"> HYPERLINK "https://doi.org/10.1016/j.jebo.2010.12.007" </w:instrText>
      </w:r>
      <w:r>
        <w:fldChar w:fldCharType="separate"/>
      </w:r>
      <w:r>
        <w:rPr>
          <w:rStyle w:val="18"/>
          <w:rFonts w:ascii="Times New Roman" w:hAnsi="Times New Roman" w:cs="Times New Roman"/>
        </w:rPr>
        <w:t>https://doi.org/10.1016/j.jebo.2010.12.007</w:t>
      </w:r>
      <w:r>
        <w:rPr>
          <w:rStyle w:val="18"/>
          <w:rFonts w:ascii="Times New Roman" w:hAnsi="Times New Roman" w:cs="Times New Roman"/>
        </w:rPr>
        <w:fldChar w:fldCharType="end"/>
      </w:r>
      <w:r>
        <w:rPr>
          <w:rFonts w:ascii="Times New Roman" w:hAnsi="Times New Roman" w:cs="Times New Roman"/>
        </w:rPr>
        <w:t>.</w:t>
      </w:r>
    </w:p>
    <w:p w14:paraId="76092B59">
      <w:pPr>
        <w:ind w:left="420" w:hanging="420" w:hangingChars="200"/>
        <w:rPr>
          <w:rFonts w:ascii="Times New Roman" w:hAnsi="Times New Roman" w:cs="Times New Roman"/>
        </w:rPr>
      </w:pPr>
      <w:r>
        <w:rPr>
          <w:rFonts w:ascii="Times New Roman" w:hAnsi="Times New Roman" w:cs="Times New Roman"/>
        </w:rPr>
        <w:t xml:space="preserve">[26] H. Huang, A war of (mis)information: the political effects of rumors and rumor rebuttals in an authoritarian country, Br. J. Polit. Sci. 47 (2017) 283–311. </w:t>
      </w:r>
      <w:r>
        <w:fldChar w:fldCharType="begin"/>
      </w:r>
      <w:r>
        <w:instrText xml:space="preserve"> HYPERLINK "https://doi.org/10.1017/S0007123415000253" </w:instrText>
      </w:r>
      <w:r>
        <w:fldChar w:fldCharType="separate"/>
      </w:r>
      <w:r>
        <w:rPr>
          <w:rStyle w:val="18"/>
          <w:rFonts w:ascii="Times New Roman" w:hAnsi="Times New Roman" w:cs="Times New Roman"/>
        </w:rPr>
        <w:t>https://doi.org/10.1017/S0007123415000253</w:t>
      </w:r>
      <w:r>
        <w:rPr>
          <w:rStyle w:val="18"/>
          <w:rFonts w:ascii="Times New Roman" w:hAnsi="Times New Roman" w:cs="Times New Roman"/>
        </w:rPr>
        <w:fldChar w:fldCharType="end"/>
      </w:r>
      <w:r>
        <w:rPr>
          <w:rFonts w:ascii="Times New Roman" w:hAnsi="Times New Roman" w:cs="Times New Roman"/>
        </w:rPr>
        <w:t>.</w:t>
      </w:r>
    </w:p>
    <w:p w14:paraId="58D0DE28">
      <w:pPr>
        <w:ind w:left="420" w:hanging="420" w:hangingChars="200"/>
        <w:rPr>
          <w:rFonts w:ascii="Times New Roman" w:hAnsi="Times New Roman" w:cs="Times New Roman"/>
        </w:rPr>
      </w:pPr>
      <w:r>
        <w:rPr>
          <w:rFonts w:ascii="Times New Roman" w:hAnsi="Times New Roman" w:cs="Times New Roman"/>
        </w:rPr>
        <w:t xml:space="preserve">[27] Z. Xia, L. Huang, Emergence of social rumor: modeling, analysis, and simulations, in: Y. Shi, G.D. van Albada, J. Dongarra, P.M.A. Sloot (Eds.), Computational Science – ICCS 2007, Springer, Berlin, Heidelberg, 2007, pp. 90–97. </w:t>
      </w:r>
      <w:r>
        <w:fldChar w:fldCharType="begin"/>
      </w:r>
      <w:r>
        <w:instrText xml:space="preserve"> HYPERLINK "https://doi.org/10.1007/978-3-540-72590-9_12" </w:instrText>
      </w:r>
      <w:r>
        <w:fldChar w:fldCharType="separate"/>
      </w:r>
      <w:r>
        <w:rPr>
          <w:rStyle w:val="18"/>
          <w:rFonts w:ascii="Times New Roman" w:hAnsi="Times New Roman" w:cs="Times New Roman"/>
        </w:rPr>
        <w:t>https://doi.org/10.1007/978-3-540-72590-9_12</w:t>
      </w:r>
      <w:r>
        <w:rPr>
          <w:rStyle w:val="18"/>
          <w:rFonts w:ascii="Times New Roman" w:hAnsi="Times New Roman" w:cs="Times New Roman"/>
        </w:rPr>
        <w:fldChar w:fldCharType="end"/>
      </w:r>
      <w:r>
        <w:rPr>
          <w:rFonts w:ascii="Times New Roman" w:hAnsi="Times New Roman" w:cs="Times New Roman"/>
        </w:rPr>
        <w:t>.</w:t>
      </w:r>
    </w:p>
    <w:p w14:paraId="5FE782DD">
      <w:pPr>
        <w:ind w:left="420" w:hanging="420" w:hangingChars="200"/>
        <w:rPr>
          <w:rFonts w:ascii="Times New Roman" w:hAnsi="Times New Roman" w:cs="Times New Roman"/>
        </w:rPr>
      </w:pPr>
      <w:r>
        <w:rPr>
          <w:rFonts w:ascii="Times New Roman" w:hAnsi="Times New Roman" w:cs="Times New Roman"/>
        </w:rPr>
        <w:t xml:space="preserve">[28] H. Ding, Endogenous dynamics of rumor spreading and debunking considering the influence of attitude: an agent-based modeling approach, Inf. Sci. 694 (2025) 121721. </w:t>
      </w:r>
      <w:r>
        <w:fldChar w:fldCharType="begin"/>
      </w:r>
      <w:r>
        <w:instrText xml:space="preserve"> HYPERLINK "https://doi.org/10.1016/j.ins.2024.121721" </w:instrText>
      </w:r>
      <w:r>
        <w:fldChar w:fldCharType="separate"/>
      </w:r>
      <w:r>
        <w:rPr>
          <w:rStyle w:val="18"/>
          <w:rFonts w:ascii="Times New Roman" w:hAnsi="Times New Roman" w:cs="Times New Roman"/>
        </w:rPr>
        <w:t>https://doi.org/10.1016/j.ins.2024.121721</w:t>
      </w:r>
      <w:r>
        <w:rPr>
          <w:rStyle w:val="18"/>
          <w:rFonts w:ascii="Times New Roman" w:hAnsi="Times New Roman" w:cs="Times New Roman"/>
        </w:rPr>
        <w:fldChar w:fldCharType="end"/>
      </w:r>
      <w:r>
        <w:rPr>
          <w:rFonts w:ascii="Times New Roman" w:hAnsi="Times New Roman" w:cs="Times New Roman"/>
        </w:rPr>
        <w:t>.</w:t>
      </w:r>
    </w:p>
    <w:p w14:paraId="4F944C6C">
      <w:pPr>
        <w:ind w:left="420" w:hanging="420" w:hangingChars="200"/>
        <w:rPr>
          <w:rFonts w:ascii="Times New Roman" w:hAnsi="Times New Roman" w:cs="Times New Roman"/>
        </w:rPr>
      </w:pPr>
      <w:r>
        <w:rPr>
          <w:rFonts w:ascii="Times New Roman" w:hAnsi="Times New Roman" w:cs="Times New Roman"/>
        </w:rPr>
        <w:t xml:space="preserve">[29] J.W. Kim, Rumor has it: the effects of virality metrics on rumor believability and transmission on Twitter, New Media Soc. 20 (2018) 4807–4825. </w:t>
      </w:r>
      <w:r>
        <w:fldChar w:fldCharType="begin"/>
      </w:r>
      <w:r>
        <w:instrText xml:space="preserve"> HYPERLINK "https://doi.org/10.1177/1461444818784945" </w:instrText>
      </w:r>
      <w:r>
        <w:fldChar w:fldCharType="separate"/>
      </w:r>
      <w:r>
        <w:rPr>
          <w:rStyle w:val="18"/>
          <w:rFonts w:ascii="Times New Roman" w:hAnsi="Times New Roman" w:cs="Times New Roman"/>
        </w:rPr>
        <w:t>https://doi.org/10.1177/1461444818784945</w:t>
      </w:r>
      <w:r>
        <w:rPr>
          <w:rStyle w:val="18"/>
          <w:rFonts w:ascii="Times New Roman" w:hAnsi="Times New Roman" w:cs="Times New Roman"/>
        </w:rPr>
        <w:fldChar w:fldCharType="end"/>
      </w:r>
      <w:r>
        <w:rPr>
          <w:rFonts w:ascii="Times New Roman" w:hAnsi="Times New Roman" w:cs="Times New Roman"/>
        </w:rPr>
        <w:t>.</w:t>
      </w:r>
    </w:p>
    <w:p w14:paraId="0744B9E8">
      <w:pPr>
        <w:rPr>
          <w:rFonts w:ascii="Times New Roman" w:hAnsi="Times New Roman" w:cs="Times New Roman"/>
        </w:rPr>
      </w:pPr>
      <w:r>
        <w:rPr>
          <w:rFonts w:ascii="Times New Roman" w:hAnsi="Times New Roman" w:cs="Times New Roman"/>
        </w:rPr>
        <w:t xml:space="preserve">[30] A. Bondielli, F. Marcelloni, A survey on fake news and rumour detection techniques, Inf. Sci. 497 (2019) 38–55. </w:t>
      </w:r>
      <w:r>
        <w:fldChar w:fldCharType="begin"/>
      </w:r>
      <w:r>
        <w:instrText xml:space="preserve"> HYPERLINK "https://doi.org/10.1016/j.ins.2019.05.035" </w:instrText>
      </w:r>
      <w:r>
        <w:fldChar w:fldCharType="separate"/>
      </w:r>
      <w:r>
        <w:rPr>
          <w:rStyle w:val="18"/>
          <w:rFonts w:ascii="Times New Roman" w:hAnsi="Times New Roman" w:cs="Times New Roman"/>
        </w:rPr>
        <w:t>https://doi.org/10.1016/j.ins.2019.05.035</w:t>
      </w:r>
      <w:r>
        <w:rPr>
          <w:rStyle w:val="18"/>
          <w:rFonts w:ascii="Times New Roman" w:hAnsi="Times New Roman" w:cs="Times New Roman"/>
        </w:rPr>
        <w:fldChar w:fldCharType="end"/>
      </w:r>
      <w:r>
        <w:rPr>
          <w:rFonts w:ascii="Times New Roman" w:hAnsi="Times New Roman" w:cs="Times New Roman"/>
        </w:rPr>
        <w:t>.</w:t>
      </w:r>
    </w:p>
    <w:p w14:paraId="729CB79E">
      <w:pPr>
        <w:ind w:left="420" w:hanging="420" w:hangingChars="200"/>
        <w:rPr>
          <w:rFonts w:ascii="Times New Roman" w:hAnsi="Times New Roman" w:cs="Times New Roman"/>
        </w:rPr>
      </w:pPr>
      <w:r>
        <w:rPr>
          <w:rFonts w:ascii="Times New Roman" w:hAnsi="Times New Roman" w:cs="Times New Roman"/>
        </w:rPr>
        <w:t xml:space="preserve">[31] E. Canessa, S.E. Chaigneau, N. Marchant, Use of agent-based modeling (ABM) in psychological research, in: T. Veloz, A. Khrennikov, B. Toni, R.D. Castillo (Eds.), Trends and Challenges in Cognitive Modeling: An Interdisciplinary Approach Towards Thinking, Memory, and Decision-Making Simulations, Springer International Publishing, Cham, 2023, pp. 7–20. </w:t>
      </w:r>
      <w:r>
        <w:fldChar w:fldCharType="begin"/>
      </w:r>
      <w:r>
        <w:instrText xml:space="preserve"> HYPERLINK "https://doi.org/10.1007/978-3-031-41862-4_2" </w:instrText>
      </w:r>
      <w:r>
        <w:fldChar w:fldCharType="separate"/>
      </w:r>
      <w:r>
        <w:rPr>
          <w:rStyle w:val="18"/>
          <w:rFonts w:ascii="Times New Roman" w:hAnsi="Times New Roman" w:cs="Times New Roman"/>
        </w:rPr>
        <w:t>https://doi.org/10.1007/978-3-031-41862-4_2</w:t>
      </w:r>
      <w:r>
        <w:rPr>
          <w:rStyle w:val="18"/>
          <w:rFonts w:ascii="Times New Roman" w:hAnsi="Times New Roman" w:cs="Times New Roman"/>
        </w:rPr>
        <w:fldChar w:fldCharType="end"/>
      </w:r>
      <w:r>
        <w:rPr>
          <w:rFonts w:ascii="Times New Roman" w:hAnsi="Times New Roman" w:cs="Times New Roman"/>
        </w:rPr>
        <w:t>.</w:t>
      </w:r>
    </w:p>
    <w:p w14:paraId="013D2D66">
      <w:pPr>
        <w:ind w:left="420" w:hanging="420" w:hangingChars="200"/>
        <w:rPr>
          <w:rFonts w:ascii="Times New Roman" w:hAnsi="Times New Roman" w:cs="Times New Roman"/>
        </w:rPr>
      </w:pPr>
      <w:r>
        <w:rPr>
          <w:rFonts w:ascii="Times New Roman" w:hAnsi="Times New Roman" w:cs="Times New Roman"/>
        </w:rPr>
        <w:t xml:space="preserve">[32] P.-Y. Chen, S.-M. Cheng, K.-C. Chen, Optimal control of epidemic information dissemination over networks, IEEE Trans. Cybern. 44 (2014) 2316–2328. </w:t>
      </w:r>
      <w:r>
        <w:fldChar w:fldCharType="begin"/>
      </w:r>
      <w:r>
        <w:instrText xml:space="preserve"> HYPERLINK "https://doi.org/10.1109/TCYB.2014.2306781" </w:instrText>
      </w:r>
      <w:r>
        <w:fldChar w:fldCharType="separate"/>
      </w:r>
      <w:r>
        <w:rPr>
          <w:rStyle w:val="18"/>
          <w:rFonts w:ascii="Times New Roman" w:hAnsi="Times New Roman" w:cs="Times New Roman"/>
        </w:rPr>
        <w:t>https://doi.org/10.1109/TCYB.2014.2306781</w:t>
      </w:r>
      <w:r>
        <w:rPr>
          <w:rStyle w:val="18"/>
          <w:rFonts w:ascii="Times New Roman" w:hAnsi="Times New Roman" w:cs="Times New Roman"/>
        </w:rPr>
        <w:fldChar w:fldCharType="end"/>
      </w:r>
      <w:r>
        <w:rPr>
          <w:rFonts w:ascii="Times New Roman" w:hAnsi="Times New Roman" w:cs="Times New Roman"/>
        </w:rPr>
        <w:t>.</w:t>
      </w:r>
    </w:p>
    <w:p w14:paraId="2303656B">
      <w:pPr>
        <w:ind w:left="420" w:hanging="420" w:hangingChars="200"/>
        <w:rPr>
          <w:rFonts w:ascii="Times New Roman" w:hAnsi="Times New Roman" w:cs="Times New Roman"/>
        </w:rPr>
      </w:pPr>
      <w:r>
        <w:rPr>
          <w:rFonts w:ascii="Times New Roman" w:hAnsi="Times New Roman" w:cs="Times New Roman"/>
        </w:rPr>
        <w:t xml:space="preserve">[33] Q. Wang, X. Yang, W. Xi, Effects of group arguments on rumor belief and transmission in online communities: an information cascade and group polarization perspective, Inf. Manag. 55 (2018) 441–449. </w:t>
      </w:r>
      <w:r>
        <w:fldChar w:fldCharType="begin"/>
      </w:r>
      <w:r>
        <w:instrText xml:space="preserve"> HYPERLINK "https://doi.org/10.1016/j.im.2017.10.004" </w:instrText>
      </w:r>
      <w:r>
        <w:fldChar w:fldCharType="separate"/>
      </w:r>
      <w:r>
        <w:rPr>
          <w:rStyle w:val="18"/>
          <w:rFonts w:ascii="Times New Roman" w:hAnsi="Times New Roman" w:cs="Times New Roman"/>
        </w:rPr>
        <w:t>https://doi.org/10.1016/j.im.2017.10.004</w:t>
      </w:r>
      <w:r>
        <w:rPr>
          <w:rStyle w:val="18"/>
          <w:rFonts w:ascii="Times New Roman" w:hAnsi="Times New Roman" w:cs="Times New Roman"/>
        </w:rPr>
        <w:fldChar w:fldCharType="end"/>
      </w:r>
      <w:r>
        <w:rPr>
          <w:rFonts w:ascii="Times New Roman" w:hAnsi="Times New Roman" w:cs="Times New Roman"/>
        </w:rPr>
        <w:t>.</w:t>
      </w:r>
    </w:p>
    <w:p w14:paraId="545678A9">
      <w:pPr>
        <w:ind w:left="420" w:hanging="420" w:hangingChars="200"/>
        <w:rPr>
          <w:rFonts w:ascii="Times New Roman" w:hAnsi="Times New Roman" w:cs="Times New Roman"/>
        </w:rPr>
      </w:pPr>
      <w:r>
        <w:rPr>
          <w:rFonts w:ascii="Times New Roman" w:hAnsi="Times New Roman" w:cs="Times New Roman"/>
        </w:rPr>
        <w:t xml:space="preserve">[34] G. Jiang, S. Li, M. Li, Dynamic rumor spreading of public opinion reversal on Weibo based on a two-stage SPNR model, Physica A Stat. Mech. Appl. 558 (2020) 125005. </w:t>
      </w:r>
      <w:r>
        <w:fldChar w:fldCharType="begin"/>
      </w:r>
      <w:r>
        <w:instrText xml:space="preserve"> HYPERLINK "https://doi.org/10.1016/j.physa.2020.125005" </w:instrText>
      </w:r>
      <w:r>
        <w:fldChar w:fldCharType="separate"/>
      </w:r>
      <w:r>
        <w:rPr>
          <w:rStyle w:val="18"/>
          <w:rFonts w:ascii="Times New Roman" w:hAnsi="Times New Roman" w:cs="Times New Roman"/>
        </w:rPr>
        <w:t>https://doi.org/10.1016/j.physa.2020.125005</w:t>
      </w:r>
      <w:r>
        <w:rPr>
          <w:rStyle w:val="18"/>
          <w:rFonts w:ascii="Times New Roman" w:hAnsi="Times New Roman" w:cs="Times New Roman"/>
        </w:rPr>
        <w:fldChar w:fldCharType="end"/>
      </w:r>
      <w:r>
        <w:rPr>
          <w:rFonts w:ascii="Times New Roman" w:hAnsi="Times New Roman" w:cs="Times New Roman"/>
        </w:rPr>
        <w:t>.</w:t>
      </w:r>
    </w:p>
    <w:p w14:paraId="145FD8FB">
      <w:pPr>
        <w:ind w:left="420" w:hanging="420" w:hangingChars="200"/>
        <w:rPr>
          <w:rFonts w:ascii="Times New Roman" w:hAnsi="Times New Roman" w:cs="Times New Roman"/>
        </w:rPr>
      </w:pPr>
      <w:r>
        <w:rPr>
          <w:rFonts w:ascii="Times New Roman" w:hAnsi="Times New Roman" w:cs="Times New Roman"/>
        </w:rPr>
        <w:t xml:space="preserve">[35] E. Borgonovo, M. Pangallo, J. Rivkin, L. Rizzo, N. Siggelkow, Sensitivity analysis of agent-based models: a new protocol, Comput. Math. Organ. Theory 28 (2022) 52–94. </w:t>
      </w:r>
      <w:r>
        <w:fldChar w:fldCharType="begin"/>
      </w:r>
      <w:r>
        <w:instrText xml:space="preserve"> HYPERLINK "https://doi.org/10.1007/s10588-021-09358-5" </w:instrText>
      </w:r>
      <w:r>
        <w:fldChar w:fldCharType="separate"/>
      </w:r>
      <w:r>
        <w:rPr>
          <w:rStyle w:val="18"/>
          <w:rFonts w:ascii="Times New Roman" w:hAnsi="Times New Roman" w:cs="Times New Roman"/>
        </w:rPr>
        <w:t>https://doi.org/10.1007/s10588-021-09358-5</w:t>
      </w:r>
      <w:r>
        <w:rPr>
          <w:rStyle w:val="18"/>
          <w:rFonts w:ascii="Times New Roman" w:hAnsi="Times New Roman" w:cs="Times New Roman"/>
        </w:rPr>
        <w:fldChar w:fldCharType="end"/>
      </w:r>
      <w:r>
        <w:rPr>
          <w:rFonts w:ascii="Times New Roman" w:hAnsi="Times New Roman" w:cs="Times New Roman"/>
        </w:rPr>
        <w:t>.</w:t>
      </w:r>
    </w:p>
    <w:p w14:paraId="3C13CE6E">
      <w:pPr>
        <w:ind w:left="420" w:hanging="420" w:hangingChars="200"/>
        <w:rPr>
          <w:rFonts w:ascii="Times New Roman" w:hAnsi="Times New Roman" w:cs="Times New Roman"/>
        </w:rPr>
      </w:pPr>
      <w:r>
        <w:rPr>
          <w:rFonts w:ascii="Times New Roman" w:hAnsi="Times New Roman" w:cs="Times New Roman"/>
        </w:rPr>
        <w:t xml:space="preserve">[36] R. Zhang, D. Li, Rumor propagation on networks with community structure, Physica A Stat. Mech. Appl. 483 (2017) 375–385. </w:t>
      </w:r>
      <w:r>
        <w:fldChar w:fldCharType="begin"/>
      </w:r>
      <w:r>
        <w:instrText xml:space="preserve"> HYPERLINK "https://doi.org/10.1016/j.physa.2017.05.006" </w:instrText>
      </w:r>
      <w:r>
        <w:fldChar w:fldCharType="separate"/>
      </w:r>
      <w:r>
        <w:rPr>
          <w:rStyle w:val="18"/>
          <w:rFonts w:ascii="Times New Roman" w:hAnsi="Times New Roman" w:cs="Times New Roman"/>
        </w:rPr>
        <w:t>https://doi.org/10.1016/j.physa.2017.05.006</w:t>
      </w:r>
      <w:r>
        <w:rPr>
          <w:rStyle w:val="18"/>
          <w:rFonts w:ascii="Times New Roman" w:hAnsi="Times New Roman" w:cs="Times New Roman"/>
        </w:rPr>
        <w:fldChar w:fldCharType="end"/>
      </w:r>
      <w:r>
        <w:rPr>
          <w:rFonts w:ascii="Times New Roman" w:hAnsi="Times New Roman" w:cs="Times New Roman"/>
        </w:rPr>
        <w:t>.</w:t>
      </w:r>
    </w:p>
    <w:p w14:paraId="5EE3231B">
      <w:pPr>
        <w:ind w:left="420" w:hanging="420" w:hangingChars="200"/>
        <w:rPr>
          <w:rFonts w:ascii="Times New Roman" w:hAnsi="Times New Roman" w:cs="Times New Roman"/>
        </w:rPr>
      </w:pPr>
      <w:r>
        <w:rPr>
          <w:rFonts w:ascii="Times New Roman" w:hAnsi="Times New Roman" w:cs="Times New Roman"/>
        </w:rPr>
        <w:t xml:space="preserve">[37] J.P.C. Kleijnen, Regression and kriging metamodels with their experimental designs in simulation: a review, Eur. J. Oper. Res. 256 (2017) 1–16. </w:t>
      </w:r>
      <w:r>
        <w:fldChar w:fldCharType="begin"/>
      </w:r>
      <w:r>
        <w:instrText xml:space="preserve"> HYPERLINK "https://doi.org/10.1016/j.ejor.2016.06.041" </w:instrText>
      </w:r>
      <w:r>
        <w:fldChar w:fldCharType="separate"/>
      </w:r>
      <w:r>
        <w:rPr>
          <w:rStyle w:val="18"/>
          <w:rFonts w:ascii="Times New Roman" w:hAnsi="Times New Roman" w:cs="Times New Roman"/>
        </w:rPr>
        <w:t>https://doi.org/10.1016/j.ejor.2016.06.041</w:t>
      </w:r>
      <w:r>
        <w:rPr>
          <w:rStyle w:val="18"/>
          <w:rFonts w:ascii="Times New Roman" w:hAnsi="Times New Roman" w:cs="Times New Roman"/>
        </w:rPr>
        <w:fldChar w:fldCharType="end"/>
      </w:r>
      <w:r>
        <w:rPr>
          <w:rFonts w:ascii="Times New Roman" w:hAnsi="Times New Roman" w:cs="Times New Roman"/>
        </w:rPr>
        <w:t>.</w:t>
      </w:r>
    </w:p>
    <w:p w14:paraId="4AC6B825">
      <w:pPr>
        <w:ind w:left="420" w:hanging="420" w:hangingChars="200"/>
        <w:rPr>
          <w:rFonts w:ascii="Times New Roman" w:hAnsi="Times New Roman" w:cs="Times New Roman"/>
        </w:rPr>
      </w:pPr>
      <w:r>
        <w:rPr>
          <w:rFonts w:ascii="Times New Roman" w:hAnsi="Times New Roman" w:cs="Times New Roman"/>
        </w:rPr>
        <w:t xml:space="preserve">[38] R.A. Elkin, M.R. Leippe, Physiological arousal, dissonance, and attitude change: evidence for a dissonance-arousal link and a “don’t remind me” effect, J. Pers. Soc. Psychol. 51 (1986) 55–65. </w:t>
      </w:r>
      <w:r>
        <w:fldChar w:fldCharType="begin"/>
      </w:r>
      <w:r>
        <w:instrText xml:space="preserve"> HYPERLINK "https://doi.org/10.1037/0022-3514.51.1.55" </w:instrText>
      </w:r>
      <w:r>
        <w:fldChar w:fldCharType="separate"/>
      </w:r>
      <w:r>
        <w:rPr>
          <w:rStyle w:val="18"/>
          <w:rFonts w:ascii="Times New Roman" w:hAnsi="Times New Roman" w:cs="Times New Roman"/>
        </w:rPr>
        <w:t>https://doi.org/10.1037/0022-3514.51.1.55</w:t>
      </w:r>
      <w:r>
        <w:rPr>
          <w:rStyle w:val="18"/>
          <w:rFonts w:ascii="Times New Roman" w:hAnsi="Times New Roman" w:cs="Times New Roman"/>
        </w:rPr>
        <w:fldChar w:fldCharType="end"/>
      </w:r>
      <w:r>
        <w:rPr>
          <w:rFonts w:ascii="Times New Roman" w:hAnsi="Times New Roman" w:cs="Times New Roman"/>
        </w:rPr>
        <w:t>.</w:t>
      </w:r>
    </w:p>
    <w:p w14:paraId="44934E84">
      <w:pPr>
        <w:ind w:left="420" w:hanging="420" w:hangingChars="200"/>
        <w:rPr>
          <w:rFonts w:ascii="Times New Roman" w:hAnsi="Times New Roman" w:cs="Times New Roman"/>
        </w:rPr>
      </w:pPr>
      <w:r>
        <w:rPr>
          <w:rFonts w:ascii="Times New Roman" w:hAnsi="Times New Roman" w:cs="Times New Roman"/>
        </w:rPr>
        <w:t xml:space="preserve">[39] C.J. Wakslak, The experience of cognitive dissonance in important and trivial domains: a construal-level theory approach, J. Exp. Soc. Psychol. 48 (2012) 1361–1364. </w:t>
      </w:r>
      <w:r>
        <w:fldChar w:fldCharType="begin"/>
      </w:r>
      <w:r>
        <w:instrText xml:space="preserve"> HYPERLINK "https://doi.org/10.1016/j.jesp.2012.05.011" </w:instrText>
      </w:r>
      <w:r>
        <w:fldChar w:fldCharType="separate"/>
      </w:r>
      <w:r>
        <w:rPr>
          <w:rStyle w:val="18"/>
          <w:rFonts w:ascii="Times New Roman" w:hAnsi="Times New Roman" w:cs="Times New Roman"/>
        </w:rPr>
        <w:t>https://doi.org/10.1016/j.jesp.2012.05.011</w:t>
      </w:r>
      <w:r>
        <w:rPr>
          <w:rStyle w:val="18"/>
          <w:rFonts w:ascii="Times New Roman" w:hAnsi="Times New Roman" w:cs="Times New Roman"/>
        </w:rPr>
        <w:fldChar w:fldCharType="end"/>
      </w:r>
      <w:r>
        <w:rPr>
          <w:rFonts w:ascii="Times New Roman" w:hAnsi="Times New Roman" w:cs="Times New Roman"/>
        </w:rPr>
        <w:t>.</w:t>
      </w:r>
    </w:p>
    <w:p w14:paraId="6237E715">
      <w:pPr>
        <w:ind w:left="420" w:hanging="420" w:hangingChars="200"/>
        <w:rPr>
          <w:rFonts w:ascii="Times New Roman" w:hAnsi="Times New Roman" w:cs="Times New Roman"/>
        </w:rPr>
      </w:pPr>
      <w:r>
        <w:rPr>
          <w:rFonts w:ascii="Times New Roman" w:hAnsi="Times New Roman" w:cs="Times New Roman"/>
        </w:rPr>
        <w:t xml:space="preserve">[40] J.K. Burgoon, Expectancy violations theory, in: The International Encyclopedia of Interpersonal Communication, John Wiley &amp; Sons, Ltd, 2015, pp. 1–9. </w:t>
      </w:r>
      <w:r>
        <w:fldChar w:fldCharType="begin"/>
      </w:r>
      <w:r>
        <w:instrText xml:space="preserve"> HYPERLINK "https://doi.org/10.1002/9781118540190.wbeic102" </w:instrText>
      </w:r>
      <w:r>
        <w:fldChar w:fldCharType="separate"/>
      </w:r>
      <w:r>
        <w:rPr>
          <w:rStyle w:val="18"/>
          <w:rFonts w:ascii="Times New Roman" w:hAnsi="Times New Roman" w:cs="Times New Roman"/>
        </w:rPr>
        <w:t>https://doi.org/10.1002/9781118540190.wbeic102</w:t>
      </w:r>
      <w:r>
        <w:rPr>
          <w:rStyle w:val="18"/>
          <w:rFonts w:ascii="Times New Roman" w:hAnsi="Times New Roman" w:cs="Times New Roman"/>
        </w:rPr>
        <w:fldChar w:fldCharType="end"/>
      </w:r>
      <w:r>
        <w:rPr>
          <w:rFonts w:ascii="Times New Roman" w:hAnsi="Times New Roman" w:cs="Times New Roman"/>
        </w:rPr>
        <w:t>.</w:t>
      </w:r>
    </w:p>
    <w:p w14:paraId="15A8F543">
      <w:pPr>
        <w:ind w:left="420" w:hanging="420" w:hangingChars="200"/>
        <w:rPr>
          <w:rFonts w:ascii="Times New Roman" w:hAnsi="Times New Roman" w:cs="Times New Roman"/>
        </w:rPr>
      </w:pPr>
      <w:r>
        <w:rPr>
          <w:rFonts w:ascii="Times New Roman" w:hAnsi="Times New Roman" w:cs="Times New Roman"/>
        </w:rPr>
        <w:t xml:space="preserve">[41] W. Zhang, M. Wang, Y. Zhu, Does government information release really matter in regulating contagion-evolution of negative emotion during public emergencies? From the perspective of cognitive big data analytics, Int. J. Inf. Manag. 50 (2020) 498–514. </w:t>
      </w:r>
      <w:r>
        <w:fldChar w:fldCharType="begin"/>
      </w:r>
      <w:r>
        <w:instrText xml:space="preserve"> HYPERLINK "https://doi.org/10.1016/j.ijinfomgt.2019.04.001" </w:instrText>
      </w:r>
      <w:r>
        <w:fldChar w:fldCharType="separate"/>
      </w:r>
      <w:r>
        <w:rPr>
          <w:rStyle w:val="18"/>
          <w:rFonts w:ascii="Times New Roman" w:hAnsi="Times New Roman" w:cs="Times New Roman"/>
        </w:rPr>
        <w:t>https://doi.org/10.1016/j.ijinfomgt.2019.04.001</w:t>
      </w:r>
      <w:r>
        <w:rPr>
          <w:rStyle w:val="18"/>
          <w:rFonts w:ascii="Times New Roman" w:hAnsi="Times New Roman" w:cs="Times New Roman"/>
        </w:rPr>
        <w:fldChar w:fldCharType="end"/>
      </w:r>
      <w:r>
        <w:rPr>
          <w:rFonts w:ascii="Times New Roman" w:hAnsi="Times New Roman" w:cs="Times New Roman"/>
        </w:rPr>
        <w:t>.</w:t>
      </w:r>
    </w:p>
    <w:p w14:paraId="0DD5BCA5">
      <w:pPr>
        <w:rPr>
          <w:rFonts w:ascii="Times New Roman" w:hAnsi="Times New Roman" w:cs="Times New Roman"/>
        </w:rPr>
      </w:pPr>
      <w:r>
        <w:rPr>
          <w:rFonts w:ascii="Times New Roman" w:hAnsi="Times New Roman" w:cs="Times New Roman"/>
        </w:rPr>
        <w:t xml:space="preserve">[42] S. Vosoughi, D. Roy, S. Aral, The spread of true and false news online, Science 359 (2018) 1146–1151. </w:t>
      </w:r>
      <w:r>
        <w:fldChar w:fldCharType="begin"/>
      </w:r>
      <w:r>
        <w:instrText xml:space="preserve"> HYPERLINK "https://doi.org/10.1126/science.aap9559" </w:instrText>
      </w:r>
      <w:r>
        <w:fldChar w:fldCharType="separate"/>
      </w:r>
      <w:r>
        <w:rPr>
          <w:rStyle w:val="18"/>
          <w:rFonts w:ascii="Times New Roman" w:hAnsi="Times New Roman" w:cs="Times New Roman"/>
        </w:rPr>
        <w:t>https://doi.org/10.1126/science.aap9559</w:t>
      </w:r>
      <w:r>
        <w:rPr>
          <w:rStyle w:val="18"/>
          <w:rFonts w:ascii="Times New Roman" w:hAnsi="Times New Roman" w:cs="Times New Roman"/>
        </w:rPr>
        <w:fldChar w:fldCharType="end"/>
      </w:r>
      <w:r>
        <w:rPr>
          <w:rFonts w:ascii="Times New Roman" w:hAnsi="Times New Roman" w:cs="Times New Roman"/>
        </w:rPr>
        <w:t>.</w:t>
      </w:r>
    </w:p>
    <w:p w14:paraId="5BB2CD59">
      <w:pPr>
        <w:ind w:left="420" w:hanging="420" w:hangingChars="200"/>
        <w:rPr>
          <w:rFonts w:ascii="Times New Roman" w:hAnsi="Times New Roman" w:cs="Times New Roman"/>
        </w:rPr>
      </w:pPr>
      <w:r>
        <w:rPr>
          <w:rFonts w:ascii="Times New Roman" w:hAnsi="Times New Roman" w:cs="Times New Roman"/>
        </w:rPr>
        <w:t xml:space="preserve">[43] G. Pennycook, D.G. Rand, Lazy, not biased: susceptibility to partisan fake news is better explained by lack of reasoning than by motivated reasoning, Cognition 188 (2019) 39–50. </w:t>
      </w:r>
      <w:r>
        <w:fldChar w:fldCharType="begin"/>
      </w:r>
      <w:r>
        <w:instrText xml:space="preserve"> HYPERLINK "https://doi.org/10.1016/j.cognition.2018.06.011" </w:instrText>
      </w:r>
      <w:r>
        <w:fldChar w:fldCharType="separate"/>
      </w:r>
      <w:r>
        <w:rPr>
          <w:rStyle w:val="18"/>
          <w:rFonts w:ascii="Times New Roman" w:hAnsi="Times New Roman" w:cs="Times New Roman"/>
        </w:rPr>
        <w:t>https://doi.org/10.1016/j.cognition.2018.06.011</w:t>
      </w:r>
      <w:r>
        <w:rPr>
          <w:rStyle w:val="18"/>
          <w:rFonts w:ascii="Times New Roman" w:hAnsi="Times New Roman" w:cs="Times New Roman"/>
        </w:rPr>
        <w:fldChar w:fldCharType="end"/>
      </w:r>
      <w:r>
        <w:rPr>
          <w:rFonts w:ascii="Times New Roman" w:hAnsi="Times New Roman" w:cs="Times New Roman"/>
        </w:rPr>
        <w:t>.</w:t>
      </w:r>
    </w:p>
    <w:p w14:paraId="757CAD24">
      <w:pPr>
        <w:ind w:left="420" w:hanging="420" w:hangingChars="200"/>
        <w:rPr>
          <w:rFonts w:ascii="Times New Roman" w:hAnsi="Times New Roman" w:cs="Times New Roman"/>
        </w:rPr>
      </w:pPr>
      <w:r>
        <w:rPr>
          <w:rFonts w:ascii="Times New Roman" w:hAnsi="Times New Roman" w:cs="Times New Roman"/>
        </w:rPr>
        <w:t xml:space="preserve">[44] D.E. Broockman, J.L. Kalla, S.J. Westwood, Does affective polarization undermine democratic norms or accountability? Maybe not, Am. J. Polit. Sci. 67 (2023) 808–828. </w:t>
      </w:r>
      <w:r>
        <w:fldChar w:fldCharType="begin"/>
      </w:r>
      <w:r>
        <w:instrText xml:space="preserve"> HYPERLINK "https://doi.org/10.1111/ajps.12719" </w:instrText>
      </w:r>
      <w:r>
        <w:fldChar w:fldCharType="separate"/>
      </w:r>
      <w:r>
        <w:rPr>
          <w:rStyle w:val="18"/>
          <w:rFonts w:ascii="Times New Roman" w:hAnsi="Times New Roman" w:cs="Times New Roman"/>
        </w:rPr>
        <w:t>https://doi.org/10.1111/ajps.12719</w:t>
      </w:r>
      <w:r>
        <w:rPr>
          <w:rStyle w:val="18"/>
          <w:rFonts w:ascii="Times New Roman" w:hAnsi="Times New Roman" w:cs="Times New Roman"/>
        </w:rPr>
        <w:fldChar w:fldCharType="end"/>
      </w:r>
      <w:r>
        <w:rPr>
          <w:rFonts w:ascii="Times New Roman" w:hAnsi="Times New Roman" w:cs="Times New Roman"/>
        </w:rPr>
        <w:t>.</w:t>
      </w:r>
    </w:p>
    <w:p w14:paraId="4B0B27CD">
      <w:pPr>
        <w:ind w:left="420" w:hanging="420" w:hangingChars="200"/>
        <w:rPr>
          <w:rFonts w:ascii="Times New Roman" w:hAnsi="Times New Roman" w:cs="Times New Roman"/>
        </w:rPr>
      </w:pPr>
      <w:r>
        <w:rPr>
          <w:rFonts w:ascii="Times New Roman" w:hAnsi="Times New Roman" w:cs="Times New Roman"/>
        </w:rPr>
        <w:t xml:space="preserve">[45] M. Cinelli, G. De Francisci Morales, A. Galeazzi, W. Quattrociocchi, M. Starnini, The echo chamber effect on social media, Proc. Natl. Acad. Sci. U.S.A. 118 (2021) e2023301118. </w:t>
      </w:r>
      <w:r>
        <w:fldChar w:fldCharType="begin"/>
      </w:r>
      <w:r>
        <w:instrText xml:space="preserve"> HYPERLINK "https://doi.org/10.1073/pnas.2023301118" </w:instrText>
      </w:r>
      <w:r>
        <w:fldChar w:fldCharType="separate"/>
      </w:r>
      <w:r>
        <w:rPr>
          <w:rStyle w:val="18"/>
          <w:rFonts w:ascii="Times New Roman" w:hAnsi="Times New Roman" w:cs="Times New Roman"/>
        </w:rPr>
        <w:t>https://doi.org/10.1073/pnas.2023301118</w:t>
      </w:r>
      <w:r>
        <w:rPr>
          <w:rStyle w:val="18"/>
          <w:rFonts w:ascii="Times New Roman" w:hAnsi="Times New Roman" w:cs="Times New Roman"/>
        </w:rPr>
        <w:fldChar w:fldCharType="end"/>
      </w:r>
      <w:r>
        <w:rPr>
          <w:rFonts w:ascii="Times New Roman" w:hAnsi="Times New Roman" w:cs="Times New Roman"/>
        </w:rPr>
        <w:t>.</w:t>
      </w:r>
    </w:p>
    <w:p w14:paraId="0602C8B4">
      <w:pPr>
        <w:ind w:left="420" w:hanging="420" w:hangingChars="200"/>
        <w:rPr>
          <w:rFonts w:ascii="Times New Roman" w:hAnsi="Times New Roman" w:cs="Times New Roman"/>
        </w:rPr>
      </w:pPr>
      <w:r>
        <w:rPr>
          <w:rFonts w:ascii="Times New Roman" w:hAnsi="Times New Roman" w:cs="Times New Roman"/>
        </w:rPr>
        <w:t xml:space="preserve">[46] D.M. Kahan, Climate-science communication and the measurement problem, Polit. Psychol. 36 (2015) 1–43. </w:t>
      </w:r>
      <w:r>
        <w:fldChar w:fldCharType="begin"/>
      </w:r>
      <w:r>
        <w:instrText xml:space="preserve"> HYPERLINK "https://doi.org/10.1111/pops.12244" </w:instrText>
      </w:r>
      <w:r>
        <w:fldChar w:fldCharType="separate"/>
      </w:r>
      <w:r>
        <w:rPr>
          <w:rStyle w:val="18"/>
          <w:rFonts w:ascii="Times New Roman" w:hAnsi="Times New Roman" w:cs="Times New Roman"/>
        </w:rPr>
        <w:t>https://doi.org/10.1111/pops.12244</w:t>
      </w:r>
      <w:r>
        <w:rPr>
          <w:rStyle w:val="18"/>
          <w:rFonts w:ascii="Times New Roman" w:hAnsi="Times New Roman" w:cs="Times New Roman"/>
        </w:rPr>
        <w:fldChar w:fldCharType="end"/>
      </w:r>
      <w:r>
        <w:rPr>
          <w:rFonts w:ascii="Times New Roman" w:hAnsi="Times New Roman" w:cs="Times New Roman"/>
        </w:rPr>
        <w:t>.</w:t>
      </w:r>
    </w:p>
    <w:p w14:paraId="33DA6414">
      <w:pPr>
        <w:ind w:left="420" w:hanging="420" w:hangingChars="200"/>
        <w:rPr>
          <w:rFonts w:ascii="Times New Roman" w:hAnsi="Times New Roman" w:cs="Times New Roman"/>
        </w:rPr>
      </w:pPr>
      <w:r>
        <w:rPr>
          <w:rFonts w:ascii="Times New Roman" w:hAnsi="Times New Roman" w:cs="Times New Roman"/>
        </w:rPr>
        <w:t xml:space="preserve">[47] L. Bode, E.K. Vraga, R. Tang, User correction, Curr. Opin. Psychol. 56 (2024) 101786. </w:t>
      </w:r>
      <w:r>
        <w:fldChar w:fldCharType="begin"/>
      </w:r>
      <w:r>
        <w:instrText xml:space="preserve"> HYPERLINK "https://doi.org/10.1016/j.copsyc.2023.101786" </w:instrText>
      </w:r>
      <w:r>
        <w:fldChar w:fldCharType="separate"/>
      </w:r>
      <w:r>
        <w:rPr>
          <w:rStyle w:val="18"/>
          <w:rFonts w:ascii="Times New Roman" w:hAnsi="Times New Roman" w:cs="Times New Roman"/>
        </w:rPr>
        <w:t>https://doi.org/10.1016/j.copsyc.2023.101786</w:t>
      </w:r>
      <w:r>
        <w:rPr>
          <w:rStyle w:val="18"/>
          <w:rFonts w:ascii="Times New Roman" w:hAnsi="Times New Roman" w:cs="Times New Roman"/>
        </w:rPr>
        <w:fldChar w:fldCharType="end"/>
      </w:r>
      <w:r>
        <w:rPr>
          <w:rFonts w:ascii="Times New Roman" w:hAnsi="Times New Roman" w:cs="Times New Roman"/>
        </w:rPr>
        <w:t>.</w:t>
      </w:r>
    </w:p>
    <w:p w14:paraId="0B02D97F">
      <w:pPr>
        <w:rPr>
          <w:rFonts w:ascii="Times New Roman" w:hAnsi="Times New Roman" w:cs="Times New Roman"/>
        </w:rPr>
      </w:pPr>
      <w:r>
        <w:rPr>
          <w:rFonts w:ascii="Times New Roman" w:hAnsi="Times New Roman" w:cs="Times New Roman"/>
        </w:rPr>
        <w:br w:type="page"/>
      </w:r>
    </w:p>
    <w:p w14:paraId="2D79640E">
      <w:pPr>
        <w:spacing w:line="360" w:lineRule="auto"/>
        <w:rPr>
          <w:rFonts w:hint="eastAsia" w:ascii="Times New Roman" w:hAnsi="Times New Roman" w:cs="Times New Roman" w:eastAsiaTheme="minorEastAsia"/>
          <w:sz w:val="24"/>
          <w:lang w:val="en-US" w:eastAsia="zh-CN"/>
        </w:rPr>
      </w:pPr>
      <w:r>
        <w:rPr>
          <w:rFonts w:ascii="Times New Roman" w:hAnsi="Times New Roman" w:cs="Times New Roman"/>
          <w:szCs w:val="21"/>
        </w:rPr>
        <w:fldChar w:fldCharType="end"/>
      </w:r>
      <w:bookmarkEnd w:id="59"/>
    </w:p>
    <w:sectPr>
      <w:footerReference r:id="rId4" w:type="default"/>
      <w:pgSz w:w="11906" w:h="16838"/>
      <w:pgMar w:top="1440" w:right="1440" w:bottom="1440" w:left="1440" w:header="851" w:footer="992" w:gutter="0"/>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vanagari MT">
    <w:altName w:val="DejaVu Math TeX Gyre"/>
    <w:panose1 w:val="000000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汉仪细等线繁">
    <w:altName w:val="宋体"/>
    <w:panose1 w:val="00000000000000000000"/>
    <w:charset w:val="86"/>
    <w:family w:val="auto"/>
    <w:pitch w:val="default"/>
    <w:sig w:usb0="00000000" w:usb1="00000000" w:usb2="00000002" w:usb3="00000000" w:csb0="00040000" w:csb1="00000000"/>
  </w:font>
  <w:font w:name="Times New Roman Regular">
    <w:altName w:val="Times New Roman"/>
    <w:panose1 w:val="00000000000000000000"/>
    <w:charset w:val="00"/>
    <w:family w:val="auto"/>
    <w:pitch w:val="default"/>
    <w:sig w:usb0="00000000" w:usb1="00000000"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3895D">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31F7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D131F7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4FA22D2">
      <w:pPr>
        <w:pStyle w:val="8"/>
        <w:rPr>
          <w:rFonts w:hint="eastAsia" w:ascii="Times New Roman Regular" w:hAnsi="Times New Roman Regular" w:cs="Times New Roman Regular"/>
        </w:rPr>
      </w:pPr>
      <w:ins w:id="0" w:author="leeswimmer" w:date="2026-01-02T12:01:00Z">
        <w:r>
          <w:rPr>
            <w:rStyle w:val="20"/>
          </w:rPr>
          <w:footnoteRef/>
        </w:r>
      </w:ins>
      <w:ins w:id="1" w:author="leeswimmer" w:date="2026-01-02T12:01:00Z">
        <w:r>
          <w:rPr>
            <w:rFonts w:ascii="Times New Roman Regular" w:hAnsi="Times New Roman Regular" w:cs="Times New Roman Regular"/>
          </w:rPr>
          <w:t xml:space="preserve"> </w:t>
        </w:r>
      </w:ins>
      <w:r>
        <w:rPr>
          <w:rFonts w:ascii="Times New Roman Regular" w:hAnsi="Times New Roman Regular" w:cs="Times New Roman Regular"/>
        </w:rPr>
        <w:t>In addition to major public opinion, the seven additional rumor categories include health and wellness, public health, education, superstition, star entertainment, military science and technology, and people’s livelihood.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DE7580"/>
    <w:multiLevelType w:val="singleLevel"/>
    <w:tmpl w:val="C2DE7580"/>
    <w:lvl w:ilvl="0" w:tentative="0">
      <w:start w:val="2"/>
      <w:numFmt w:val="decimal"/>
      <w:suff w:val="space"/>
      <w:lvlText w:val="%1."/>
      <w:lvlJc w:val="left"/>
    </w:lvl>
  </w:abstractNum>
  <w:abstractNum w:abstractNumId="1">
    <w:nsid w:val="F4036906"/>
    <w:multiLevelType w:val="singleLevel"/>
    <w:tmpl w:val="F4036906"/>
    <w:lvl w:ilvl="0" w:tentative="0">
      <w:start w:val="1"/>
      <w:numFmt w:val="decimal"/>
      <w:suff w:val="space"/>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eswimmer">
    <w15:presenceInfo w15:providerId="None" w15:userId="leeswimm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hYjVlNDIxNTNlN2VhNGM1NWJhMzI4ODMzOWUwNWEifQ=="/>
  </w:docVars>
  <w:rsids>
    <w:rsidRoot w:val="00172A27"/>
    <w:rsid w:val="00040B6F"/>
    <w:rsid w:val="00041887"/>
    <w:rsid w:val="000547BB"/>
    <w:rsid w:val="000654D2"/>
    <w:rsid w:val="0006614C"/>
    <w:rsid w:val="000729E8"/>
    <w:rsid w:val="00081B6D"/>
    <w:rsid w:val="0008406A"/>
    <w:rsid w:val="00084296"/>
    <w:rsid w:val="000962A3"/>
    <w:rsid w:val="000A072D"/>
    <w:rsid w:val="000A1B70"/>
    <w:rsid w:val="000A7AA9"/>
    <w:rsid w:val="000B064E"/>
    <w:rsid w:val="000B1932"/>
    <w:rsid w:val="000B769B"/>
    <w:rsid w:val="000C5C82"/>
    <w:rsid w:val="000C6AC7"/>
    <w:rsid w:val="000D7D48"/>
    <w:rsid w:val="000F123C"/>
    <w:rsid w:val="000F20BD"/>
    <w:rsid w:val="000F79EC"/>
    <w:rsid w:val="000F7C9B"/>
    <w:rsid w:val="00100FF7"/>
    <w:rsid w:val="001129A9"/>
    <w:rsid w:val="00112C2E"/>
    <w:rsid w:val="00113DEA"/>
    <w:rsid w:val="00114DF6"/>
    <w:rsid w:val="00145047"/>
    <w:rsid w:val="0015729F"/>
    <w:rsid w:val="00161AC3"/>
    <w:rsid w:val="00167E7B"/>
    <w:rsid w:val="001727DF"/>
    <w:rsid w:val="00172A27"/>
    <w:rsid w:val="00172E50"/>
    <w:rsid w:val="00192176"/>
    <w:rsid w:val="001A426C"/>
    <w:rsid w:val="001A6A73"/>
    <w:rsid w:val="001C0107"/>
    <w:rsid w:val="001D4C9B"/>
    <w:rsid w:val="001D5BE9"/>
    <w:rsid w:val="001E4450"/>
    <w:rsid w:val="001F5595"/>
    <w:rsid w:val="001F7B94"/>
    <w:rsid w:val="00201BF7"/>
    <w:rsid w:val="002031BA"/>
    <w:rsid w:val="00210F68"/>
    <w:rsid w:val="00215E75"/>
    <w:rsid w:val="00220830"/>
    <w:rsid w:val="00241273"/>
    <w:rsid w:val="0024256A"/>
    <w:rsid w:val="00247336"/>
    <w:rsid w:val="002529B4"/>
    <w:rsid w:val="00255BE4"/>
    <w:rsid w:val="00255DA7"/>
    <w:rsid w:val="00273CEC"/>
    <w:rsid w:val="0028304C"/>
    <w:rsid w:val="00286F6B"/>
    <w:rsid w:val="00287B8E"/>
    <w:rsid w:val="00287D39"/>
    <w:rsid w:val="002943DC"/>
    <w:rsid w:val="002B0736"/>
    <w:rsid w:val="002B386C"/>
    <w:rsid w:val="002C300F"/>
    <w:rsid w:val="002E01F4"/>
    <w:rsid w:val="002E291E"/>
    <w:rsid w:val="002E3737"/>
    <w:rsid w:val="002E5313"/>
    <w:rsid w:val="002E555E"/>
    <w:rsid w:val="002E6368"/>
    <w:rsid w:val="002F361F"/>
    <w:rsid w:val="002F759F"/>
    <w:rsid w:val="002F7C5D"/>
    <w:rsid w:val="00311D31"/>
    <w:rsid w:val="00313D06"/>
    <w:rsid w:val="003167A7"/>
    <w:rsid w:val="00322D60"/>
    <w:rsid w:val="00330AEF"/>
    <w:rsid w:val="00355D08"/>
    <w:rsid w:val="00366E57"/>
    <w:rsid w:val="00372ADB"/>
    <w:rsid w:val="003746E3"/>
    <w:rsid w:val="00374D12"/>
    <w:rsid w:val="0037652F"/>
    <w:rsid w:val="003805B9"/>
    <w:rsid w:val="0038525D"/>
    <w:rsid w:val="003903B0"/>
    <w:rsid w:val="00390F09"/>
    <w:rsid w:val="003974A8"/>
    <w:rsid w:val="003A4413"/>
    <w:rsid w:val="003C00EF"/>
    <w:rsid w:val="003C3B1E"/>
    <w:rsid w:val="003D0E38"/>
    <w:rsid w:val="003D1EF5"/>
    <w:rsid w:val="003D56A4"/>
    <w:rsid w:val="003D56AD"/>
    <w:rsid w:val="003E01B4"/>
    <w:rsid w:val="003E141B"/>
    <w:rsid w:val="003E6761"/>
    <w:rsid w:val="003F0C21"/>
    <w:rsid w:val="003F3E73"/>
    <w:rsid w:val="0040259D"/>
    <w:rsid w:val="00412321"/>
    <w:rsid w:val="00422CC9"/>
    <w:rsid w:val="00433D40"/>
    <w:rsid w:val="00436E0C"/>
    <w:rsid w:val="00444559"/>
    <w:rsid w:val="00453618"/>
    <w:rsid w:val="0045500A"/>
    <w:rsid w:val="00470B8C"/>
    <w:rsid w:val="00471D5D"/>
    <w:rsid w:val="00475868"/>
    <w:rsid w:val="00480BA8"/>
    <w:rsid w:val="0049289A"/>
    <w:rsid w:val="00493384"/>
    <w:rsid w:val="004A7C75"/>
    <w:rsid w:val="004B0917"/>
    <w:rsid w:val="004B4CB8"/>
    <w:rsid w:val="004C168B"/>
    <w:rsid w:val="004C2346"/>
    <w:rsid w:val="004C252A"/>
    <w:rsid w:val="004C30AD"/>
    <w:rsid w:val="004C34A8"/>
    <w:rsid w:val="004C4F77"/>
    <w:rsid w:val="004C79DB"/>
    <w:rsid w:val="004D1F22"/>
    <w:rsid w:val="004D2EC6"/>
    <w:rsid w:val="004D4D65"/>
    <w:rsid w:val="004D65AC"/>
    <w:rsid w:val="004D736C"/>
    <w:rsid w:val="004D7CFC"/>
    <w:rsid w:val="004E046D"/>
    <w:rsid w:val="004E35BD"/>
    <w:rsid w:val="00500E65"/>
    <w:rsid w:val="00507D73"/>
    <w:rsid w:val="00511450"/>
    <w:rsid w:val="005136B5"/>
    <w:rsid w:val="005138C6"/>
    <w:rsid w:val="00520DB6"/>
    <w:rsid w:val="00522E8E"/>
    <w:rsid w:val="0052623D"/>
    <w:rsid w:val="00533E2D"/>
    <w:rsid w:val="005342C9"/>
    <w:rsid w:val="00536E3A"/>
    <w:rsid w:val="005407AE"/>
    <w:rsid w:val="00540F85"/>
    <w:rsid w:val="005424B6"/>
    <w:rsid w:val="00543A80"/>
    <w:rsid w:val="00544FC2"/>
    <w:rsid w:val="00552885"/>
    <w:rsid w:val="00554407"/>
    <w:rsid w:val="00560EBC"/>
    <w:rsid w:val="00562666"/>
    <w:rsid w:val="00577924"/>
    <w:rsid w:val="00586B7F"/>
    <w:rsid w:val="005A53F7"/>
    <w:rsid w:val="005B2B90"/>
    <w:rsid w:val="005C41C5"/>
    <w:rsid w:val="005C5768"/>
    <w:rsid w:val="005D0366"/>
    <w:rsid w:val="005D0D30"/>
    <w:rsid w:val="005D57B7"/>
    <w:rsid w:val="005E09D3"/>
    <w:rsid w:val="005E50A4"/>
    <w:rsid w:val="005E5405"/>
    <w:rsid w:val="005E695A"/>
    <w:rsid w:val="005F26F9"/>
    <w:rsid w:val="005F303E"/>
    <w:rsid w:val="005F3DED"/>
    <w:rsid w:val="006001AC"/>
    <w:rsid w:val="00603EAA"/>
    <w:rsid w:val="006042D6"/>
    <w:rsid w:val="00614995"/>
    <w:rsid w:val="0062687B"/>
    <w:rsid w:val="00633285"/>
    <w:rsid w:val="006355ED"/>
    <w:rsid w:val="006375DA"/>
    <w:rsid w:val="006417E6"/>
    <w:rsid w:val="00642841"/>
    <w:rsid w:val="00650928"/>
    <w:rsid w:val="00660963"/>
    <w:rsid w:val="0066352C"/>
    <w:rsid w:val="006646F2"/>
    <w:rsid w:val="00665CD6"/>
    <w:rsid w:val="006761EB"/>
    <w:rsid w:val="00693B7C"/>
    <w:rsid w:val="00697A30"/>
    <w:rsid w:val="00697FCD"/>
    <w:rsid w:val="006A1470"/>
    <w:rsid w:val="006A2A2C"/>
    <w:rsid w:val="006A5238"/>
    <w:rsid w:val="006C20E4"/>
    <w:rsid w:val="006C33B4"/>
    <w:rsid w:val="006D0A67"/>
    <w:rsid w:val="006D60A3"/>
    <w:rsid w:val="006E3AE8"/>
    <w:rsid w:val="006E69F2"/>
    <w:rsid w:val="00704A52"/>
    <w:rsid w:val="007119A7"/>
    <w:rsid w:val="0074005E"/>
    <w:rsid w:val="0074374E"/>
    <w:rsid w:val="007457F2"/>
    <w:rsid w:val="007514E9"/>
    <w:rsid w:val="0075485B"/>
    <w:rsid w:val="00756D07"/>
    <w:rsid w:val="007740C8"/>
    <w:rsid w:val="007979A0"/>
    <w:rsid w:val="007A0953"/>
    <w:rsid w:val="007A1786"/>
    <w:rsid w:val="007B4CB3"/>
    <w:rsid w:val="007B54F7"/>
    <w:rsid w:val="007D374F"/>
    <w:rsid w:val="007E11E4"/>
    <w:rsid w:val="007E6CA3"/>
    <w:rsid w:val="007F6E07"/>
    <w:rsid w:val="00800609"/>
    <w:rsid w:val="008034D0"/>
    <w:rsid w:val="00813662"/>
    <w:rsid w:val="00816D46"/>
    <w:rsid w:val="0082020F"/>
    <w:rsid w:val="00832EAD"/>
    <w:rsid w:val="00833008"/>
    <w:rsid w:val="008347B5"/>
    <w:rsid w:val="008379D9"/>
    <w:rsid w:val="00843319"/>
    <w:rsid w:val="00846A01"/>
    <w:rsid w:val="00846BE4"/>
    <w:rsid w:val="00847F6B"/>
    <w:rsid w:val="0086088C"/>
    <w:rsid w:val="00862F77"/>
    <w:rsid w:val="00864A21"/>
    <w:rsid w:val="00873264"/>
    <w:rsid w:val="00875F8A"/>
    <w:rsid w:val="0088111C"/>
    <w:rsid w:val="00881696"/>
    <w:rsid w:val="00883800"/>
    <w:rsid w:val="00883F4F"/>
    <w:rsid w:val="00886E27"/>
    <w:rsid w:val="00891140"/>
    <w:rsid w:val="00896D58"/>
    <w:rsid w:val="008A4BC4"/>
    <w:rsid w:val="008A5FE5"/>
    <w:rsid w:val="008A6009"/>
    <w:rsid w:val="008A6022"/>
    <w:rsid w:val="008A7D19"/>
    <w:rsid w:val="008B1964"/>
    <w:rsid w:val="008B3961"/>
    <w:rsid w:val="008C2CB7"/>
    <w:rsid w:val="008C42B6"/>
    <w:rsid w:val="008D2879"/>
    <w:rsid w:val="008D511D"/>
    <w:rsid w:val="008D7E3F"/>
    <w:rsid w:val="008F02CA"/>
    <w:rsid w:val="008F1D80"/>
    <w:rsid w:val="00903977"/>
    <w:rsid w:val="009203F7"/>
    <w:rsid w:val="0093557F"/>
    <w:rsid w:val="0093559D"/>
    <w:rsid w:val="009377AB"/>
    <w:rsid w:val="00937BA1"/>
    <w:rsid w:val="00946CF0"/>
    <w:rsid w:val="00951B73"/>
    <w:rsid w:val="00955BDB"/>
    <w:rsid w:val="00966090"/>
    <w:rsid w:val="009834CE"/>
    <w:rsid w:val="00983964"/>
    <w:rsid w:val="0099182F"/>
    <w:rsid w:val="00994B1F"/>
    <w:rsid w:val="00996031"/>
    <w:rsid w:val="009A5B04"/>
    <w:rsid w:val="009B2669"/>
    <w:rsid w:val="009B3400"/>
    <w:rsid w:val="009B40DC"/>
    <w:rsid w:val="009C7275"/>
    <w:rsid w:val="009D2445"/>
    <w:rsid w:val="009D2C3C"/>
    <w:rsid w:val="009D5883"/>
    <w:rsid w:val="009F2682"/>
    <w:rsid w:val="009F3755"/>
    <w:rsid w:val="00A119E6"/>
    <w:rsid w:val="00A17831"/>
    <w:rsid w:val="00A2455E"/>
    <w:rsid w:val="00A247D1"/>
    <w:rsid w:val="00A2720D"/>
    <w:rsid w:val="00A332D9"/>
    <w:rsid w:val="00A37AF8"/>
    <w:rsid w:val="00A37F08"/>
    <w:rsid w:val="00A40E68"/>
    <w:rsid w:val="00A45923"/>
    <w:rsid w:val="00A46879"/>
    <w:rsid w:val="00A657AB"/>
    <w:rsid w:val="00A874FF"/>
    <w:rsid w:val="00A95571"/>
    <w:rsid w:val="00AB6758"/>
    <w:rsid w:val="00AB7BFF"/>
    <w:rsid w:val="00AC1462"/>
    <w:rsid w:val="00AC610D"/>
    <w:rsid w:val="00AE407A"/>
    <w:rsid w:val="00AF10BA"/>
    <w:rsid w:val="00AF74A5"/>
    <w:rsid w:val="00B010A1"/>
    <w:rsid w:val="00B10E23"/>
    <w:rsid w:val="00B34825"/>
    <w:rsid w:val="00B45148"/>
    <w:rsid w:val="00B53A05"/>
    <w:rsid w:val="00B66306"/>
    <w:rsid w:val="00B733C7"/>
    <w:rsid w:val="00B76ABD"/>
    <w:rsid w:val="00B8105D"/>
    <w:rsid w:val="00B963FA"/>
    <w:rsid w:val="00BA1F5F"/>
    <w:rsid w:val="00BA2BCE"/>
    <w:rsid w:val="00BA2C51"/>
    <w:rsid w:val="00BA68AA"/>
    <w:rsid w:val="00BA7B2F"/>
    <w:rsid w:val="00BB6895"/>
    <w:rsid w:val="00BC3970"/>
    <w:rsid w:val="00BC6BE1"/>
    <w:rsid w:val="00BD34E5"/>
    <w:rsid w:val="00BD40AB"/>
    <w:rsid w:val="00BD4CE2"/>
    <w:rsid w:val="00BD6727"/>
    <w:rsid w:val="00BE236A"/>
    <w:rsid w:val="00BE7CED"/>
    <w:rsid w:val="00BF3CD9"/>
    <w:rsid w:val="00BF47BA"/>
    <w:rsid w:val="00BF4E90"/>
    <w:rsid w:val="00BF6A70"/>
    <w:rsid w:val="00C044B0"/>
    <w:rsid w:val="00C236BB"/>
    <w:rsid w:val="00C23CF5"/>
    <w:rsid w:val="00C24DE3"/>
    <w:rsid w:val="00C27A93"/>
    <w:rsid w:val="00C308BA"/>
    <w:rsid w:val="00C327AA"/>
    <w:rsid w:val="00C347F2"/>
    <w:rsid w:val="00C34ED9"/>
    <w:rsid w:val="00C35AE5"/>
    <w:rsid w:val="00C415C6"/>
    <w:rsid w:val="00C447F6"/>
    <w:rsid w:val="00C44B3F"/>
    <w:rsid w:val="00C605E7"/>
    <w:rsid w:val="00C8468A"/>
    <w:rsid w:val="00C94F91"/>
    <w:rsid w:val="00CB0A8F"/>
    <w:rsid w:val="00CB13E6"/>
    <w:rsid w:val="00CB1DB5"/>
    <w:rsid w:val="00CC7732"/>
    <w:rsid w:val="00CC78EE"/>
    <w:rsid w:val="00CC7A94"/>
    <w:rsid w:val="00CD3538"/>
    <w:rsid w:val="00CF4E27"/>
    <w:rsid w:val="00D13151"/>
    <w:rsid w:val="00D21733"/>
    <w:rsid w:val="00D25B04"/>
    <w:rsid w:val="00D32337"/>
    <w:rsid w:val="00D34845"/>
    <w:rsid w:val="00D40BA6"/>
    <w:rsid w:val="00D464A0"/>
    <w:rsid w:val="00D479C3"/>
    <w:rsid w:val="00D51E79"/>
    <w:rsid w:val="00D62695"/>
    <w:rsid w:val="00D62E0F"/>
    <w:rsid w:val="00D64385"/>
    <w:rsid w:val="00D871AD"/>
    <w:rsid w:val="00DA256D"/>
    <w:rsid w:val="00DC159F"/>
    <w:rsid w:val="00DC28ED"/>
    <w:rsid w:val="00DC6248"/>
    <w:rsid w:val="00DD1991"/>
    <w:rsid w:val="00DE7D8C"/>
    <w:rsid w:val="00DF3F50"/>
    <w:rsid w:val="00E0387E"/>
    <w:rsid w:val="00E057B8"/>
    <w:rsid w:val="00E13483"/>
    <w:rsid w:val="00E15BE5"/>
    <w:rsid w:val="00E304FB"/>
    <w:rsid w:val="00E34173"/>
    <w:rsid w:val="00E471B6"/>
    <w:rsid w:val="00E63304"/>
    <w:rsid w:val="00E63A4D"/>
    <w:rsid w:val="00E66ADB"/>
    <w:rsid w:val="00E730CF"/>
    <w:rsid w:val="00E87F66"/>
    <w:rsid w:val="00EA6372"/>
    <w:rsid w:val="00EA6A4E"/>
    <w:rsid w:val="00EB282A"/>
    <w:rsid w:val="00EB45CA"/>
    <w:rsid w:val="00EB6C06"/>
    <w:rsid w:val="00EB6D49"/>
    <w:rsid w:val="00EC1AC8"/>
    <w:rsid w:val="00EE1DCE"/>
    <w:rsid w:val="00EE743A"/>
    <w:rsid w:val="00EE74E2"/>
    <w:rsid w:val="00EE7ACB"/>
    <w:rsid w:val="00EF0F88"/>
    <w:rsid w:val="00EF1054"/>
    <w:rsid w:val="00EF185F"/>
    <w:rsid w:val="00EF191C"/>
    <w:rsid w:val="00F01638"/>
    <w:rsid w:val="00F04073"/>
    <w:rsid w:val="00F04E10"/>
    <w:rsid w:val="00F15A15"/>
    <w:rsid w:val="00F16F37"/>
    <w:rsid w:val="00F17158"/>
    <w:rsid w:val="00F21080"/>
    <w:rsid w:val="00F31769"/>
    <w:rsid w:val="00F31D93"/>
    <w:rsid w:val="00F34279"/>
    <w:rsid w:val="00F34B43"/>
    <w:rsid w:val="00F432C5"/>
    <w:rsid w:val="00F47F84"/>
    <w:rsid w:val="00F64AF5"/>
    <w:rsid w:val="00F65A09"/>
    <w:rsid w:val="00F73C52"/>
    <w:rsid w:val="00F86F64"/>
    <w:rsid w:val="00F9161D"/>
    <w:rsid w:val="00FA3131"/>
    <w:rsid w:val="00FC672A"/>
    <w:rsid w:val="00FD0D95"/>
    <w:rsid w:val="00FE270A"/>
    <w:rsid w:val="00FE574B"/>
    <w:rsid w:val="00FE625D"/>
    <w:rsid w:val="00FF0618"/>
    <w:rsid w:val="03A84C1C"/>
    <w:rsid w:val="03D8291E"/>
    <w:rsid w:val="03F84021"/>
    <w:rsid w:val="0444488F"/>
    <w:rsid w:val="04D97E75"/>
    <w:rsid w:val="04E70360"/>
    <w:rsid w:val="05231C79"/>
    <w:rsid w:val="057161FA"/>
    <w:rsid w:val="06C226A4"/>
    <w:rsid w:val="079A635E"/>
    <w:rsid w:val="07DC2C92"/>
    <w:rsid w:val="07E72487"/>
    <w:rsid w:val="092A393D"/>
    <w:rsid w:val="099948FD"/>
    <w:rsid w:val="09E20796"/>
    <w:rsid w:val="0A320DD3"/>
    <w:rsid w:val="0A680A59"/>
    <w:rsid w:val="0A71587A"/>
    <w:rsid w:val="0AA572D2"/>
    <w:rsid w:val="0AAF0151"/>
    <w:rsid w:val="0AFC5785"/>
    <w:rsid w:val="0B3F5709"/>
    <w:rsid w:val="0C3C0F1A"/>
    <w:rsid w:val="0CB62DD1"/>
    <w:rsid w:val="0D5F5E5E"/>
    <w:rsid w:val="0DA32C6D"/>
    <w:rsid w:val="0DC044BD"/>
    <w:rsid w:val="0ED65B8F"/>
    <w:rsid w:val="10D1490E"/>
    <w:rsid w:val="1141166B"/>
    <w:rsid w:val="12081DF1"/>
    <w:rsid w:val="12364680"/>
    <w:rsid w:val="124B488F"/>
    <w:rsid w:val="13CB38D5"/>
    <w:rsid w:val="15396F94"/>
    <w:rsid w:val="1573203D"/>
    <w:rsid w:val="167F1D76"/>
    <w:rsid w:val="16B26FFE"/>
    <w:rsid w:val="16E978C1"/>
    <w:rsid w:val="178E69D7"/>
    <w:rsid w:val="179C53F0"/>
    <w:rsid w:val="18CE20EA"/>
    <w:rsid w:val="19AA5EAB"/>
    <w:rsid w:val="1A05021F"/>
    <w:rsid w:val="1A7346EE"/>
    <w:rsid w:val="1BA24562"/>
    <w:rsid w:val="1BEC2329"/>
    <w:rsid w:val="1C3D6D64"/>
    <w:rsid w:val="1E027DAE"/>
    <w:rsid w:val="1F232B99"/>
    <w:rsid w:val="1F241C64"/>
    <w:rsid w:val="1FEF4E66"/>
    <w:rsid w:val="203211B0"/>
    <w:rsid w:val="206339C1"/>
    <w:rsid w:val="20CF1592"/>
    <w:rsid w:val="20DB23CB"/>
    <w:rsid w:val="20E6710D"/>
    <w:rsid w:val="214F4B32"/>
    <w:rsid w:val="219B71B0"/>
    <w:rsid w:val="229E1140"/>
    <w:rsid w:val="22F05F2A"/>
    <w:rsid w:val="230D793D"/>
    <w:rsid w:val="23AF217C"/>
    <w:rsid w:val="241D3CD9"/>
    <w:rsid w:val="242B03F0"/>
    <w:rsid w:val="24770DD7"/>
    <w:rsid w:val="24CE259C"/>
    <w:rsid w:val="2524184E"/>
    <w:rsid w:val="25474819"/>
    <w:rsid w:val="26CC5961"/>
    <w:rsid w:val="273E7ED6"/>
    <w:rsid w:val="29CC6106"/>
    <w:rsid w:val="29E30FEA"/>
    <w:rsid w:val="29FE7192"/>
    <w:rsid w:val="2A9D1468"/>
    <w:rsid w:val="2AFFB330"/>
    <w:rsid w:val="2C132054"/>
    <w:rsid w:val="2F5035F8"/>
    <w:rsid w:val="2F8502F8"/>
    <w:rsid w:val="31363FD3"/>
    <w:rsid w:val="3158795B"/>
    <w:rsid w:val="316D5522"/>
    <w:rsid w:val="321626E0"/>
    <w:rsid w:val="32CA6ABE"/>
    <w:rsid w:val="33145ED7"/>
    <w:rsid w:val="331D53DA"/>
    <w:rsid w:val="336B3220"/>
    <w:rsid w:val="339733AC"/>
    <w:rsid w:val="33EA1E6B"/>
    <w:rsid w:val="34321327"/>
    <w:rsid w:val="34607B7F"/>
    <w:rsid w:val="34B306BA"/>
    <w:rsid w:val="34BE4AEF"/>
    <w:rsid w:val="351825BE"/>
    <w:rsid w:val="359F2000"/>
    <w:rsid w:val="36822B3B"/>
    <w:rsid w:val="37C00D52"/>
    <w:rsid w:val="37EA2644"/>
    <w:rsid w:val="38E21001"/>
    <w:rsid w:val="39291A17"/>
    <w:rsid w:val="39BC591B"/>
    <w:rsid w:val="39EF5E2C"/>
    <w:rsid w:val="3A876B18"/>
    <w:rsid w:val="3AAD2378"/>
    <w:rsid w:val="3AB03A2D"/>
    <w:rsid w:val="3AB11508"/>
    <w:rsid w:val="3B467A08"/>
    <w:rsid w:val="3D2E2245"/>
    <w:rsid w:val="3E3B688E"/>
    <w:rsid w:val="3E4B6793"/>
    <w:rsid w:val="3F0B097A"/>
    <w:rsid w:val="41B94E35"/>
    <w:rsid w:val="41EC0D67"/>
    <w:rsid w:val="42D60511"/>
    <w:rsid w:val="440D4AEC"/>
    <w:rsid w:val="453F38A4"/>
    <w:rsid w:val="459B5119"/>
    <w:rsid w:val="459D6E4D"/>
    <w:rsid w:val="462369A1"/>
    <w:rsid w:val="464C317A"/>
    <w:rsid w:val="47256E27"/>
    <w:rsid w:val="47C84AD3"/>
    <w:rsid w:val="48645AFB"/>
    <w:rsid w:val="48CE7418"/>
    <w:rsid w:val="48FF313F"/>
    <w:rsid w:val="499B5E26"/>
    <w:rsid w:val="4A957317"/>
    <w:rsid w:val="4AB4263E"/>
    <w:rsid w:val="4B044BC1"/>
    <w:rsid w:val="4BCB40E3"/>
    <w:rsid w:val="4C0136CB"/>
    <w:rsid w:val="4C03387D"/>
    <w:rsid w:val="4DCA5A2D"/>
    <w:rsid w:val="4DFF1C6A"/>
    <w:rsid w:val="4EAD5D22"/>
    <w:rsid w:val="4F0B39B6"/>
    <w:rsid w:val="4F1634D1"/>
    <w:rsid w:val="504C7ED1"/>
    <w:rsid w:val="509E1DC6"/>
    <w:rsid w:val="50DB08B0"/>
    <w:rsid w:val="52C051D0"/>
    <w:rsid w:val="52E03507"/>
    <w:rsid w:val="53034A32"/>
    <w:rsid w:val="533573F7"/>
    <w:rsid w:val="5428383D"/>
    <w:rsid w:val="54293388"/>
    <w:rsid w:val="547F1ECD"/>
    <w:rsid w:val="54E40AC8"/>
    <w:rsid w:val="5517212A"/>
    <w:rsid w:val="55A25EB5"/>
    <w:rsid w:val="55FD75F8"/>
    <w:rsid w:val="568122DA"/>
    <w:rsid w:val="56A7044E"/>
    <w:rsid w:val="56AA3158"/>
    <w:rsid w:val="5776614B"/>
    <w:rsid w:val="57F347A6"/>
    <w:rsid w:val="57F73E39"/>
    <w:rsid w:val="58664B17"/>
    <w:rsid w:val="58A5346D"/>
    <w:rsid w:val="592541A0"/>
    <w:rsid w:val="5A9910E4"/>
    <w:rsid w:val="5AA406E3"/>
    <w:rsid w:val="5B4516CD"/>
    <w:rsid w:val="5B537B85"/>
    <w:rsid w:val="5B767DB1"/>
    <w:rsid w:val="5BC40AE9"/>
    <w:rsid w:val="5CAB2299"/>
    <w:rsid w:val="5D46181B"/>
    <w:rsid w:val="5D645FD3"/>
    <w:rsid w:val="5DAD189A"/>
    <w:rsid w:val="5E3960FB"/>
    <w:rsid w:val="5E9C7787"/>
    <w:rsid w:val="5EB47E68"/>
    <w:rsid w:val="5FEBC5AD"/>
    <w:rsid w:val="60C43183"/>
    <w:rsid w:val="61B9080E"/>
    <w:rsid w:val="61CE6638"/>
    <w:rsid w:val="61E97D5E"/>
    <w:rsid w:val="6291178B"/>
    <w:rsid w:val="642947D3"/>
    <w:rsid w:val="64D93649"/>
    <w:rsid w:val="64E662F1"/>
    <w:rsid w:val="656971DE"/>
    <w:rsid w:val="65C0308C"/>
    <w:rsid w:val="69F139E3"/>
    <w:rsid w:val="69F45A6C"/>
    <w:rsid w:val="6A9E2C97"/>
    <w:rsid w:val="6AAA0797"/>
    <w:rsid w:val="6B014EDD"/>
    <w:rsid w:val="6C400DC9"/>
    <w:rsid w:val="6C445480"/>
    <w:rsid w:val="6E115F14"/>
    <w:rsid w:val="6E2724D2"/>
    <w:rsid w:val="6E544600"/>
    <w:rsid w:val="6E8E4DD0"/>
    <w:rsid w:val="6E8F24D9"/>
    <w:rsid w:val="6F1201CC"/>
    <w:rsid w:val="6FF85FFE"/>
    <w:rsid w:val="70BA4219"/>
    <w:rsid w:val="70EB475C"/>
    <w:rsid w:val="713C6D66"/>
    <w:rsid w:val="719810C4"/>
    <w:rsid w:val="71A15663"/>
    <w:rsid w:val="71DF50B7"/>
    <w:rsid w:val="725B594B"/>
    <w:rsid w:val="72CB1664"/>
    <w:rsid w:val="73007180"/>
    <w:rsid w:val="7441633A"/>
    <w:rsid w:val="753B0061"/>
    <w:rsid w:val="755F4894"/>
    <w:rsid w:val="75D62561"/>
    <w:rsid w:val="764566BC"/>
    <w:rsid w:val="7662101C"/>
    <w:rsid w:val="76F07FAF"/>
    <w:rsid w:val="7788242E"/>
    <w:rsid w:val="781739BC"/>
    <w:rsid w:val="796A3B69"/>
    <w:rsid w:val="79794BD2"/>
    <w:rsid w:val="7A2B0B95"/>
    <w:rsid w:val="7AA02493"/>
    <w:rsid w:val="7AEC201C"/>
    <w:rsid w:val="7B7940EC"/>
    <w:rsid w:val="7BF70459"/>
    <w:rsid w:val="7C8A5B63"/>
    <w:rsid w:val="7D192BEB"/>
    <w:rsid w:val="7D2F3F6C"/>
    <w:rsid w:val="7D4C1441"/>
    <w:rsid w:val="7D620573"/>
    <w:rsid w:val="7DE755BE"/>
    <w:rsid w:val="7E2766A8"/>
    <w:rsid w:val="7E6515AA"/>
    <w:rsid w:val="7EFB2AC2"/>
    <w:rsid w:val="7EFD2477"/>
    <w:rsid w:val="7F983D01"/>
    <w:rsid w:val="7FC71B48"/>
    <w:rsid w:val="BDE3FE13"/>
    <w:rsid w:val="BFF742E0"/>
    <w:rsid w:val="C5AF5676"/>
    <w:rsid w:val="FBBFA726"/>
    <w:rsid w:val="FEB63BE2"/>
    <w:rsid w:val="FF3EEC00"/>
    <w:rsid w:val="FFBFEA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annotation text"/>
    <w:basedOn w:val="1"/>
    <w:link w:val="24"/>
    <w:qFormat/>
    <w:uiPriority w:val="0"/>
    <w:rPr>
      <w:sz w:val="20"/>
      <w:szCs w:val="20"/>
    </w:rPr>
  </w:style>
  <w:style w:type="paragraph" w:styleId="5">
    <w:name w:val="Body Text"/>
    <w:basedOn w:val="1"/>
    <w:semiHidden/>
    <w:qFormat/>
    <w:uiPriority w:val="0"/>
    <w:rPr>
      <w:rFonts w:ascii="Times New Roman" w:hAnsi="Times New Roman" w:eastAsia="Times New Roman" w:cs="Times New Roman"/>
      <w:sz w:val="22"/>
      <w:szCs w:val="22"/>
      <w:lang w:val="en-US" w:eastAsia="en-US" w:bidi="ar-SA"/>
    </w:rPr>
  </w:style>
  <w:style w:type="paragraph" w:styleId="6">
    <w:name w:val="footer"/>
    <w:basedOn w:val="1"/>
    <w:link w:val="23"/>
    <w:qFormat/>
    <w:uiPriority w:val="0"/>
    <w:pPr>
      <w:tabs>
        <w:tab w:val="center" w:pos="4153"/>
        <w:tab w:val="right" w:pos="8306"/>
      </w:tabs>
      <w:snapToGrid w:val="0"/>
      <w:jc w:val="left"/>
    </w:pPr>
    <w:rPr>
      <w:sz w:val="18"/>
      <w:szCs w:val="18"/>
    </w:rPr>
  </w:style>
  <w:style w:type="paragraph" w:styleId="7">
    <w:name w:val="header"/>
    <w:basedOn w:val="1"/>
    <w:link w:val="22"/>
    <w:qFormat/>
    <w:uiPriority w:val="0"/>
    <w:pPr>
      <w:tabs>
        <w:tab w:val="center" w:pos="4153"/>
        <w:tab w:val="right" w:pos="8306"/>
      </w:tabs>
      <w:snapToGrid w:val="0"/>
      <w:jc w:val="center"/>
    </w:pPr>
    <w:rPr>
      <w:sz w:val="18"/>
      <w:szCs w:val="18"/>
    </w:rPr>
  </w:style>
  <w:style w:type="paragraph" w:styleId="8">
    <w:name w:val="footnote text"/>
    <w:basedOn w:val="1"/>
    <w:qFormat/>
    <w:uiPriority w:val="0"/>
    <w:pPr>
      <w:snapToGrid w:val="0"/>
      <w:jc w:val="left"/>
    </w:pPr>
    <w:rPr>
      <w:sz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4"/>
    <w:next w:val="4"/>
    <w:link w:val="26"/>
    <w:qFormat/>
    <w:uiPriority w:val="0"/>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ndnote reference"/>
    <w:basedOn w:val="13"/>
    <w:qFormat/>
    <w:uiPriority w:val="0"/>
    <w:rPr>
      <w:vertAlign w:val="superscript"/>
    </w:rPr>
  </w:style>
  <w:style w:type="character" w:styleId="16">
    <w:name w:val="Emphasis"/>
    <w:basedOn w:val="13"/>
    <w:qFormat/>
    <w:uiPriority w:val="0"/>
    <w:rPr>
      <w:i/>
    </w:rPr>
  </w:style>
  <w:style w:type="character" w:styleId="17">
    <w:name w:val="line number"/>
    <w:basedOn w:val="13"/>
    <w:qFormat/>
    <w:uiPriority w:val="0"/>
  </w:style>
  <w:style w:type="character" w:styleId="18">
    <w:name w:val="Hyperlink"/>
    <w:basedOn w:val="13"/>
    <w:qFormat/>
    <w:uiPriority w:val="0"/>
    <w:rPr>
      <w:color w:val="0026E5" w:themeColor="hyperlink"/>
      <w:u w:val="single"/>
      <w14:textFill>
        <w14:solidFill>
          <w14:schemeClr w14:val="hlink"/>
        </w14:solidFill>
      </w14:textFill>
    </w:rPr>
  </w:style>
  <w:style w:type="character" w:styleId="19">
    <w:name w:val="annotation reference"/>
    <w:basedOn w:val="13"/>
    <w:qFormat/>
    <w:uiPriority w:val="0"/>
    <w:rPr>
      <w:sz w:val="21"/>
      <w:szCs w:val="21"/>
    </w:rPr>
  </w:style>
  <w:style w:type="character" w:styleId="20">
    <w:name w:val="footnote reference"/>
    <w:basedOn w:val="13"/>
    <w:qFormat/>
    <w:uiPriority w:val="0"/>
    <w:rPr>
      <w:vertAlign w:val="superscript"/>
    </w:rPr>
  </w:style>
  <w:style w:type="character" w:customStyle="1" w:styleId="21">
    <w:name w:val="font11"/>
    <w:basedOn w:val="13"/>
    <w:autoRedefine/>
    <w:qFormat/>
    <w:uiPriority w:val="0"/>
    <w:rPr>
      <w:rFonts w:hint="default" w:ascii="Times New Roman" w:hAnsi="Times New Roman" w:cs="Times New Roman"/>
      <w:color w:val="000000"/>
      <w:sz w:val="21"/>
      <w:szCs w:val="21"/>
      <w:u w:val="none"/>
    </w:rPr>
  </w:style>
  <w:style w:type="character" w:customStyle="1" w:styleId="22">
    <w:name w:val="页眉 字符"/>
    <w:basedOn w:val="13"/>
    <w:link w:val="7"/>
    <w:qFormat/>
    <w:uiPriority w:val="0"/>
    <w:rPr>
      <w:kern w:val="2"/>
      <w:sz w:val="18"/>
      <w:szCs w:val="18"/>
    </w:rPr>
  </w:style>
  <w:style w:type="character" w:customStyle="1" w:styleId="23">
    <w:name w:val="页脚 字符"/>
    <w:basedOn w:val="13"/>
    <w:link w:val="6"/>
    <w:qFormat/>
    <w:uiPriority w:val="0"/>
    <w:rPr>
      <w:kern w:val="2"/>
      <w:sz w:val="18"/>
      <w:szCs w:val="18"/>
    </w:rPr>
  </w:style>
  <w:style w:type="character" w:customStyle="1" w:styleId="24">
    <w:name w:val="批注文字 字符"/>
    <w:basedOn w:val="13"/>
    <w:link w:val="4"/>
    <w:qFormat/>
    <w:uiPriority w:val="0"/>
    <w:rPr>
      <w:kern w:val="2"/>
    </w:rPr>
  </w:style>
  <w:style w:type="paragraph" w:customStyle="1" w:styleId="25">
    <w:name w:val="Revision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6">
    <w:name w:val="批注主题 字符"/>
    <w:basedOn w:val="24"/>
    <w:link w:val="10"/>
    <w:qFormat/>
    <w:uiPriority w:val="0"/>
    <w:rPr>
      <w:b/>
      <w:bCs/>
      <w:kern w:val="2"/>
    </w:rPr>
  </w:style>
  <w:style w:type="character" w:customStyle="1" w:styleId="27">
    <w:name w:val="Unresolved Mention1"/>
    <w:basedOn w:val="13"/>
    <w:semiHidden/>
    <w:unhideWhenUsed/>
    <w:qFormat/>
    <w:uiPriority w:val="99"/>
    <w:rPr>
      <w:color w:val="605E5C"/>
      <w:shd w:val="clear" w:color="auto" w:fill="E1DFDD"/>
    </w:rPr>
  </w:style>
  <w:style w:type="character" w:customStyle="1" w:styleId="28">
    <w:name w:val="未处理的提及1"/>
    <w:basedOn w:val="13"/>
    <w:semiHidden/>
    <w:unhideWhenUsed/>
    <w:qFormat/>
    <w:uiPriority w:val="99"/>
    <w:rPr>
      <w:color w:val="605E5C"/>
      <w:shd w:val="clear" w:color="auto" w:fill="E1DFDD"/>
    </w:rPr>
  </w:style>
  <w:style w:type="paragraph" w:customStyle="1" w:styleId="29">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0">
    <w:name w:val="书目3"/>
    <w:basedOn w:val="1"/>
    <w:autoRedefine/>
    <w:qFormat/>
    <w:uiPriority w:val="0"/>
    <w:pPr>
      <w:spacing w:after="240"/>
      <w:ind w:left="720" w:hanging="720"/>
    </w:pPr>
  </w:style>
  <w:style w:type="paragraph" w:customStyle="1" w:styleId="31">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Unresolved Mention2"/>
    <w:basedOn w:val="13"/>
    <w:semiHidden/>
    <w:unhideWhenUsed/>
    <w:qFormat/>
    <w:uiPriority w:val="99"/>
    <w:rPr>
      <w:color w:val="605E5C"/>
      <w:shd w:val="clear" w:color="auto" w:fill="E1DFDD"/>
    </w:rPr>
  </w:style>
  <w:style w:type="paragraph" w:customStyle="1" w:styleId="33">
    <w:name w:val="Bibliography1"/>
    <w:basedOn w:val="1"/>
    <w:qFormat/>
    <w:uiPriority w:val="0"/>
    <w:pPr>
      <w:spacing w:line="480" w:lineRule="auto"/>
      <w:ind w:left="720" w:hanging="720"/>
    </w:pPr>
  </w:style>
  <w:style w:type="paragraph" w:customStyle="1" w:styleId="34">
    <w:name w:val="Revision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Bibliography2"/>
    <w:basedOn w:val="1"/>
    <w:qFormat/>
    <w:uiPriority w:val="0"/>
    <w:pPr>
      <w:spacing w:line="480" w:lineRule="auto"/>
      <w:ind w:left="720" w:hanging="720"/>
    </w:pPr>
  </w:style>
  <w:style w:type="paragraph" w:customStyle="1" w:styleId="36">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7">
    <w:name w:val="msobibliography"/>
    <w:basedOn w:val="1"/>
    <w:next w:val="1"/>
    <w:hidden/>
    <w:qFormat/>
    <w:uiPriority w:val="0"/>
    <w:rPr>
      <w:rFonts w:hint="eastAsia" w:ascii="Devanagari MT" w:hAnsi="Devanagari MT" w:eastAsia="Devanagari MT" w:cs="Times New Roman"/>
      <w:szCs w:val="22"/>
    </w:rPr>
  </w:style>
  <w:style w:type="paragraph" w:customStyle="1" w:styleId="38">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9">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0">
    <w:name w:val="书目1"/>
    <w:basedOn w:val="1"/>
    <w:next w:val="1"/>
    <w:unhideWhenUsed/>
    <w:qFormat/>
    <w:uiPriority w:val="37"/>
  </w:style>
  <w:style w:type="character" w:customStyle="1" w:styleId="41">
    <w:name w:val="未处理的提及2"/>
    <w:basedOn w:val="13"/>
    <w:semiHidden/>
    <w:unhideWhenUsed/>
    <w:qFormat/>
    <w:uiPriority w:val="99"/>
    <w:rPr>
      <w:color w:val="605E5C"/>
      <w:shd w:val="clear" w:color="auto" w:fill="E1DFDD"/>
    </w:rPr>
  </w:style>
  <w:style w:type="paragraph" w:customStyle="1" w:styleId="42">
    <w:name w:val="修订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3">
    <w:name w:val="Revision"/>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4">
    <w:name w:val="Bibliography"/>
    <w:basedOn w:val="1"/>
    <w:next w:val="1"/>
    <w:unhideWhenUsed/>
    <w:qFormat/>
    <w:uiPriority w:val="37"/>
    <w:pPr>
      <w:tabs>
        <w:tab w:val="left" w:pos="504"/>
      </w:tabs>
      <w:ind w:left="504" w:hanging="504"/>
    </w:pPr>
  </w:style>
  <w:style w:type="character" w:customStyle="1" w:styleId="45">
    <w:name w:val="Unresolved Mention"/>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tiff"/><Relationship Id="rId8" Type="http://schemas.openxmlformats.org/officeDocument/2006/relationships/image" Target="media/image3.tiff"/><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tiff"/><Relationship Id="rId10" Type="http://schemas.openxmlformats.org/officeDocument/2006/relationships/image" Target="media/image5.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3f1504b46a754d6c9ae2f2b9a287e7a2</errorID>
      <errorWord>correction</errorWord>
      <group>L1_English</group>
      <groupName>英文问题</groupName>
      <ability>L2_Noun_Number</ability>
      <abilityName>名词单复数问题</abilityName>
      <candidateList>
        <item>corrections</item>
      </candidateList>
      <explain>疑似名词单复数使用错误，建议将correction修改为corrections</explain>
      <paraID> 985AD16</paraID>
      <start>191</start>
      <end>202</end>
      <status>modified</status>
      <modifiedWord>corrections</modifiedWord>
      <trackRevisions>false</trackRevisions>
    </reviewItem>
    <reviewItem>
      <errorID>b54151ee99ef476ab8f1dd1daf040895</errorID>
      <errorWord> </errorWord>
      <group>L1_English</group>
      <groupName>英文问题</groupName>
      <ability>L2_Other_Grammar</ability>
      <abilityName>其他语法问题</abilityName>
      <candidateList>
        <item>(</item>
      </candidateList>
      <explain>疑似单词/词组使用不当, 建议将 修改为(</explain>
      <paraID> 5D27C86</paraID>
      <start>4804</start>
      <end>4805</end>
      <status>unmodified</status>
      <modifiedWord/>
      <trackRevisions>false</trackRevisions>
    </reviewItem>
    <reviewItem>
      <errorID>39bd1bf2ea804578b3853f30e5a74212</errorID>
      <errorWord>)</errorWord>
      <group/>
      <groupName/>
      <ability>L2_Punc_EN</ability>
      <abilityName/>
      <candidateList/>
      <explain>此处标点可能未正确匹配，建议检查，规范书写格式</explain>
      <paraID> 5D27C86</paraID>
      <start>4828</start>
      <end>4829</end>
      <status>unmodified</status>
      <modifiedWord/>
      <trackRevisions>false</trackRevisions>
    </reviewItem>
    <reviewItem>
      <errorID>27df4275605d436dafd58c44211171b7</errorID>
      <errorWord>,</errorWord>
      <group/>
      <groupName/>
      <ability>L2_Punc_EN</ability>
      <abilityName/>
      <candidateList>
        <item/>
      </candidateList>
      <explain>标点符号,疑似冗余，建议删除</explain>
      <paraID> 5D27C86</paraID>
      <start>4829</start>
      <end>4830</end>
      <status>unmodified</status>
      <modifiedWord/>
      <trackRevisions>false</trackRevisions>
    </reviewItem>
    <reviewItem>
      <errorID>3d9c0a75b1be4ca68bfd4e898f254105</errorID>
      <errorWord> </errorWord>
      <group>L1_English</group>
      <groupName>英文问题</groupName>
      <ability>L2_Other_Grammar</ability>
      <abilityName>其他语法问题</abilityName>
      <candidateList>
        <item>(</item>
      </candidateList>
      <explain>疑似单词/词组使用不当, 建议将 修改为(</explain>
      <paraID>6B0B9A5A</paraID>
      <start>1832</start>
      <end>1833</end>
      <status>unmodified</status>
      <modifiedWord/>
      <trackRevisions>false</trackRevisions>
    </reviewItem>
    <reviewItem>
      <errorID>ef16a4ec0f1f40adaf3b48b28d88eea4</errorID>
      <errorWord>)</errorWord>
      <group/>
      <groupName/>
      <ability>L2_Punc_EN</ability>
      <abilityName/>
      <candidateList/>
      <explain>此处标点可能未正确匹配，建议检查，规范书写格式</explain>
      <paraID>6B0B9A5A</paraID>
      <start>1848</start>
      <end>1849</end>
      <status>unmodified</status>
      <modifiedWord/>
      <trackRevisions>false</trackRevisions>
    </reviewItem>
    <reviewItem>
      <errorID>0ee00bc7265947ab85372c883441b913</errorID>
      <errorWord>ABMS</errorWord>
      <group>L1_English</group>
      <groupName>英文问题</groupName>
      <ability>L2_Spell</ability>
      <abilityName>拼写问题</abilityName>
      <candidateList>
        <item>ABM</item>
      </candidateList>
      <explain>疑似单词拼写有误，建议将ABMS修改为ABM</explain>
      <paraID>5A9BA23E</paraID>
      <start>216</start>
      <end>220</end>
      <status>unmodified</status>
      <modifiedWord/>
      <trackRevisions>false</trackRevisions>
    </reviewItem>
    <reviewItem>
      <errorID>776156b9ea474889a1b3578aec62c73f</errorID>
      <errorWord>,</errorWord>
      <group/>
      <groupName/>
      <ability>L2_Punc_EN</ability>
      <abilityName/>
      <candidateList>
        <item/>
      </candidateList>
      <explain>标点符号,疑似冗余，建议删除</explain>
      <paraID>59865C8B</paraID>
      <start>519</start>
      <end>520</end>
      <status>unmodified</status>
      <modifiedWord/>
      <trackRevisions>false</trackRevisions>
    </reviewItem>
    <reviewItem>
      <errorID>0fe9cbdb3361489f91a9e2c3ed43ea1a</errorID>
      <errorWord>refutation</errorWord>
      <group>L1_English</group>
      <groupName>英文问题</groupName>
      <ability>L2_Noun_Number</ability>
      <abilityName>名词单复数问题</abilityName>
      <candidateList>
        <item>refutations</item>
      </candidateList>
      <explain>疑似名词单复数使用错误，建议将refutation修改为refutations</explain>
      <paraID>5C26F0EE</paraID>
      <start>150</start>
      <end>161</end>
      <status>modified</status>
      <modifiedWord>refutations</modifiedWord>
      <trackRevisions>false</trackRevisions>
    </reviewItem>
    <reviewItem>
      <errorID>d326449341ab4a03ad9ca9fcb84fecd6</errorID>
      <errorWord>,</errorWord>
      <group/>
      <groupName/>
      <ability>L2_Punc_EN</ability>
      <abilityName/>
      <candidateList>
        <item/>
      </candidateList>
      <explain>标点符号,疑似冗余，建议删除</explain>
      <paraID>6587ED7A</paraID>
      <start>304</start>
      <end>305</end>
      <status>unmodified</status>
      <modifiedWord/>
      <trackRevisions>false</trackRevisions>
    </reviewItem>
    <reviewItem>
      <errorID>8b73daf498e144c29cabca4ac04bff59</errorID>
      <errorWord> </errorWord>
      <group>L1_English</group>
      <groupName>英文问题</groupName>
      <ability>L2_Other_Grammar</ability>
      <abilityName>其他语法问题</abilityName>
      <candidateList>
        <item>(</item>
      </candidateList>
      <explain>疑似单词/词组使用不当, 建议将 修改为(</explain>
      <paraID>6587ED7A</paraID>
      <start>3013</start>
      <end>3014</end>
      <status>unmodified</status>
      <modifiedWord/>
      <trackRevisions>false</trackRevisions>
    </reviewItem>
    <reviewItem>
      <errorID>47e45b338dde47f79e2f3fd1d86de7bb</errorID>
      <errorWord>)</errorWord>
      <group/>
      <groupName/>
      <ability>L2_Punc_EN</ability>
      <abilityName/>
      <candidateList/>
      <explain>此处标点可能未正确匹配，建议检查，规范书写格式</explain>
      <paraID>6587ED7A</paraID>
      <start>3031</start>
      <end>3032</end>
      <status>unmodified</status>
      <modifiedWord/>
      <trackRevisions>false</trackRevisions>
    </reviewItem>
    <reviewItem>
      <errorID>4f5687a8b1854e6db071faf6ef2de5a2</errorID>
      <errorWord>,</errorWord>
      <group/>
      <groupName/>
      <ability>L2_Punc_EN</ability>
      <abilityName/>
      <candidateList>
        <item/>
      </candidateList>
      <explain>标点符号,疑似冗余，建议删除</explain>
      <paraID>6587ED7A</paraID>
      <start>11781</start>
      <end>11782</end>
      <status>unmodified</status>
      <modifiedWord/>
      <trackRevisions>false</trackRevisions>
    </reviewItem>
    <reviewItem>
      <errorID>1a5b450d1a4a4c788067378b85ade923</errorID>
      <errorWord> </errorWord>
      <group>L1_English</group>
      <groupName>英文问题</groupName>
      <ability>L2_Other_Grammar</ability>
      <abilityName>其他语法问题</abilityName>
      <candidateList>
        <item>(</item>
      </candidateList>
      <explain>疑似单词/词组使用不当, 建议将 修改为(</explain>
      <paraID>526810E6</paraID>
      <start>2808</start>
      <end>2809</end>
      <status>unmodified</status>
      <modifiedWord/>
      <trackRevisions>false</trackRevisions>
    </reviewItem>
    <reviewItem>
      <errorID>c594963a77794efda5546de7fd9a2827</errorID>
      <errorWord>)</errorWord>
      <group/>
      <groupName/>
      <ability>L2_Punc_EN</ability>
      <abilityName/>
      <candidateList/>
      <explain>此处标点可能未正确匹配，建议检查，规范书写格式</explain>
      <paraID>526810E6</paraID>
      <start>2826</start>
      <end>2827</end>
      <status>unmodified</status>
      <modifiedWord/>
      <trackRevisions>false</trackRevisions>
    </reviewItem>
    <reviewItem>
      <errorID>bef6126408364364b8570fe3c1ca23d9</errorID>
      <errorWord> </errorWord>
      <group>L1_English</group>
      <groupName>英文问题</groupName>
      <ability>L2_Other_Grammar</ability>
      <abilityName>其他语法问题</abilityName>
      <candidateList>
        <item>(</item>
      </candidateList>
      <explain>疑似单词/词组使用不当, 建议将 修改为(</explain>
      <paraID>17BCFB26</paraID>
      <start>1177</start>
      <end>1178</end>
      <status>unmodified</status>
      <modifiedWord/>
      <trackRevisions>false</trackRevisions>
    </reviewItem>
    <reviewItem>
      <errorID>b2c9a5af5c894e31974d26c117cb4e40</errorID>
      <errorWord>)</errorWord>
      <group/>
      <groupName/>
      <ability>L2_Punc_EN</ability>
      <abilityName/>
      <candidateList/>
      <explain>此处标点可能未正确匹配，建议检查，规范书写格式</explain>
      <paraID>17BCFB26</paraID>
      <start>2416</start>
      <end>2417</end>
      <status>unmodified</status>
      <modifiedWord/>
      <trackRevisions>false</trackRevisions>
    </reviewItem>
    <reviewItem>
      <errorID>98a28dfda9594265bda29f013322ff70</errorID>
      <errorWord>accurately</errorWord>
      <group>L1_English</group>
      <groupName>英文问题</groupName>
      <ability>L2_Morphology</ability>
      <abilityName>形态问题</abilityName>
      <candidateList>
        <item>accurate</item>
      </candidateList>
      <explain>疑似单词形态使用不当，建议将accurately修改为accurate</explain>
      <paraID>17BCFB26</paraID>
      <start>5945</start>
      <end>5953</end>
      <status>modified</status>
      <modifiedWord>accurate</modifiedWord>
      <trackRevisions>false</trackRevisions>
    </reviewItem>
    <reviewItem>
      <errorID>af6c18e2121a4601996fea9db31e00e4</errorID>
      <errorWord> </errorWord>
      <group>L1_English</group>
      <groupName>英文问题</groupName>
      <ability>L2_Other_Grammar</ability>
      <abilityName>其他语法问题</abilityName>
      <candidateList>
        <item>(</item>
      </candidateList>
      <explain>疑似单词/词组使用不当, 建议将 修改为(</explain>
      <paraID> 25BEFC2</paraID>
      <start>5605</start>
      <end>5606</end>
      <status>unmodified</status>
      <modifiedWord/>
      <trackRevisions>false</trackRevisions>
    </reviewItem>
    <reviewItem>
      <errorID>fc92c1bf32d44bf3b9ec68c344a26d09</errorID>
      <errorWord>)</errorWord>
      <group/>
      <groupName/>
      <ability>L2_Punc_EN</ability>
      <abilityName/>
      <candidateList/>
      <explain>此处标点可能未正确匹配，建议检查，规范书写格式</explain>
      <paraID> 25BEFC2</paraID>
      <start>5625</start>
      <end>5626</end>
      <status>unmodified</status>
      <modifiedWord/>
      <trackRevisions>false</trackRevisions>
    </reviewItem>
    <reviewItem>
      <errorID>91fcbeea705740eca3496dbe88eaa264</errorID>
      <errorWord> </errorWord>
      <group>L1_English</group>
      <groupName>英文问题</groupName>
      <ability>L2_Other_Grammar</ability>
      <abilityName>其他语法问题</abilityName>
      <candidateList>
        <item>(</item>
      </candidateList>
      <explain>疑似单词/词组使用不当, 建议将 修改为(</explain>
      <paraID>45F1E189</paraID>
      <start>2733</start>
      <end>2734</end>
      <status>unmodified</status>
      <modifiedWord/>
      <trackRevisions>false</trackRevisions>
    </reviewItem>
    <reviewItem>
      <errorID>d5e75025e257412aa84f0f3a8b998a48</errorID>
      <errorWord>)</errorWord>
      <group/>
      <groupName/>
      <ability>L2_Punc_EN</ability>
      <abilityName/>
      <candidateList/>
      <explain>此处标点可能未正确匹配，建议检查，规范书写格式</explain>
      <paraID>45F1E189</paraID>
      <start>2755</start>
      <end>2756</end>
      <status>unmodified</status>
      <modifiedWord/>
      <trackRevisions>false</trackRevisions>
    </reviewItem>
    <reviewItem>
      <errorID>b2f72324be294d00bd82ba75baef8c31</errorID>
      <errorWord> </errorWord>
      <group>L1_English</group>
      <groupName>英文问题</groupName>
      <ability>L2_Other_Grammar</ability>
      <abilityName>其他语法问题</abilityName>
      <candidateList>
        <item>(</item>
      </candidateList>
      <explain>疑似单词/词组使用不当, 建议将 修改为(</explain>
      <paraID>47461138</paraID>
      <start>2292</start>
      <end>2293</end>
      <status>unmodified</status>
      <modifiedWord/>
      <trackRevisions>false</trackRevisions>
    </reviewItem>
    <reviewItem>
      <errorID>9861ca85956c4665ad206bfa524a301b</errorID>
      <errorWord>)</errorWord>
      <group/>
      <groupName/>
      <ability>L2_Punc_EN</ability>
      <abilityName/>
      <candidateList/>
      <explain>此处标点可能未正确匹配，建议检查，规范书写格式</explain>
      <paraID>47461138</paraID>
      <start>2303</start>
      <end>2304</end>
      <status>unmodified</status>
      <modifiedWord/>
      <trackRevisions>false</trackRevisions>
    </reviewItem>
    <reviewItem>
      <errorID>41b95e642f02471b8d5f3bb04a3dcf73</errorID>
      <errorWord>Num[repost</errorWord>
      <group/>
      <groupName/>
      <ability>L2_Punc_EN</ability>
      <abilityName/>
      <candidateList>
        <item>(Num[repost</item>
      </candidateList>
      <explain>此处疑似有标点符号缺失，建议将Num[repost修改为(Num[repost</explain>
      <paraID>47461138</paraID>
      <start>4118</start>
      <end>4128</end>
      <status>unmodified</status>
      <modifiedWord/>
      <trackRevisions>false</trackRevisions>
    </reviewItem>
    <reviewItem>
      <errorID>f545f59ede2d45deb2b94eaeaab0ee7f</errorID>
      <errorWord>]</errorWord>
      <group/>
      <groupName/>
      <ability>L2_Punc_EN</ability>
      <abilityName/>
      <candidateList>
        <item>])</item>
      </candidateList>
      <explain>此处疑似有标点符号缺失，建议将]修改为])</explain>
      <paraID>47461138</paraID>
      <start>4128</start>
      <end>4129</end>
      <status>unmodified</status>
      <modifiedWord/>
      <trackRevisions>false</trackRevisions>
    </reviewItem>
    <reviewItem>
      <errorID>638faaea3b0c4b8eafddf0fa8cbc342b</errorID>
      <errorWord>Num[like</errorWord>
      <group/>
      <groupName/>
      <ability>L2_Punc_EN</ability>
      <abilityName/>
      <candidateList>
        <item>(Num[like</item>
      </candidateList>
      <explain>此处疑似有标点符号缺失，建议将Num[like修改为(Num[like</explain>
      <paraID>47461138</paraID>
      <start>4137</start>
      <end>4145</end>
      <status>unmodified</status>
      <modifiedWord/>
      <trackRevisions>false</trackRevisions>
    </reviewItem>
    <reviewItem>
      <errorID>9f70c8b7a1d24299a6934bf763cc91d7</errorID>
      <errorWord>]</errorWord>
      <group/>
      <groupName/>
      <ability>L2_Punc_EN</ability>
      <abilityName/>
      <candidateList>
        <item>])</item>
      </candidateList>
      <explain>此处疑似有标点符号缺失，建议将]修改为])</explain>
      <paraID>47461138</paraID>
      <start>4145</start>
      <end>4146</end>
      <status>unmodified</status>
      <modifiedWord/>
      <trackRevisions>false</trackRevisions>
    </reviewItem>
    <reviewItem>
      <errorID>4862ac0ddb954c2ba30cb960f891caf3</errorID>
      <errorWord>Num[commment]— to</errorWord>
      <group>L1_English</group>
      <groupName>英文问题</groupName>
      <ability>L2_Other_Grammar</ability>
      <abilityName>其他语法问题</abilityName>
      <candidateList>
        <item>(Num[commment])—to</item>
      </candidateList>
      <explain>疑似单词/词组使用不当, 建议将Num[commment]— to修改为(Num[commment])—to</explain>
      <paraID>47461138</paraID>
      <start>4161</start>
      <end>4178</end>
      <status>unmodified</status>
      <modifiedWord/>
      <trackRevisions>false</trackRevisions>
    </reviewItem>
    <reviewItem>
      <errorID>ea18dcbeca734798869ef69abd1c6ace</errorID>
      <errorWord>RI=η×Num[like]+μ×Num[commment]+λ×Num[repost</errorWord>
      <group>L1_English</group>
      <groupName>英文问题</groupName>
      <ability>L2_Other_Grammar</ability>
      <abilityName>其他语法问题</abilityName>
      <candidateList>
        <item>RI = η × Num[like] + μ × Num[comment] + λ × Num[repost</item>
      </candidateList>
      <explain>疑似单词/词组使用不当, 建议将RI=η×Num[like]+μ×Num[commment]+λ×Num[repost修改为RI = η × Num[like] + μ × Num[comment] + λ × Num[repost</explain>
      <paraID>660F7393</paraID>
      <start>13</start>
      <end>56</end>
      <status>unmodified</status>
      <modifiedWord/>
      <trackRevisions>false</trackRevisions>
    </reviewItem>
    <reviewItem>
      <errorID>bb8533d843ec4a3795aaede11e824416</errorID>
      <errorWord> </errorWord>
      <group>L1_English</group>
      <groupName>英文问题</groupName>
      <ability>L2_Other_Grammar</ability>
      <abilityName>其他语法问题</abilityName>
      <candidateList>
        <item>(</item>
      </candidateList>
      <explain>疑似单词/词组使用不当, 建议将 修改为(</explain>
      <paraID>79D1AD42</paraID>
      <start>2470</start>
      <end>2471</end>
      <status>unmodified</status>
      <modifiedWord/>
      <trackRevisions>false</trackRevisions>
    </reviewItem>
    <reviewItem>
      <errorID>b2aa59daca13489683bdf596e4432492</errorID>
      <errorWord>)</errorWord>
      <group/>
      <groupName/>
      <ability>L2_Punc_EN</ability>
      <abilityName/>
      <candidateList/>
      <explain>此处标点可能未正确匹配，建议检查，规范书写格式</explain>
      <paraID>79D1AD42</paraID>
      <start>2499</start>
      <end>2500</end>
      <status>unmodified</status>
      <modifiedWord/>
      <trackRevisions>false</trackRevisions>
    </reviewItem>
    <reviewItem>
      <errorID>c7c81df8ad36443c97688ff9511dd1c8</errorID>
      <errorWord>LC=</errorWord>
      <group>L1_English</group>
      <groupName>英文问题</groupName>
      <ability>L2_Space</ability>
      <abilityName>空格不规范问题</abilityName>
      <candidateList>
        <item>LC =</item>
      </candidateList>
      <explain>疑似单词空格书写不规范，建议将LC=修改为LC =</explain>
      <paraID>72CBD257</paraID>
      <start>30</start>
      <end>33</end>
      <status>unmodified</status>
      <modifiedWord/>
      <trackRevisions>false</trackRevisions>
    </reviewItem>
    <reviewItem>
      <errorID>a396f5aac9d741b6b035fc88a602d525</errorID>
      <errorWord>Num[repost]represents</errorWord>
      <group>L1_English</group>
      <groupName>英文问题</groupName>
      <ability>L2_Space</ability>
      <abilityName>空格不规范问题</abilityName>
      <candidateList>
        <item>Num[repost] represents</item>
      </candidateList>
      <explain>疑似单词空格书写不规范，建议将Num[repost]represents修改为Num[repost] represents</explain>
      <paraID> 53A1BC1</paraID>
      <start>6</start>
      <end>27</end>
      <status>unmodified</status>
      <modifiedWord/>
      <trackRevisions>false</trackRevisions>
    </reviewItem>
    <reviewItem>
      <errorID>fa88bb1024fe446bbb04245e12e19f4f</errorID>
      <errorWord>Num[commment]signifies</errorWord>
      <group>L1_English</group>
      <groupName>英文问题</groupName>
      <ability>L2_Other_Grammar</ability>
      <abilityName>其他语法问题</abilityName>
      <candidateList>
        <item>Num[comment] signifies</item>
      </candidateList>
      <explain>疑似单词/词组使用不当, 建议将Num[commment]signifies修改为Num[comment] signifies</explain>
      <paraID> 53A1BC1</paraID>
      <start>78</start>
      <end>100</end>
      <status>unmodified</status>
      <modifiedWord/>
      <trackRevisions>false</trackRevisions>
    </reviewItem>
    <reviewItem>
      <errorID>a6b0920cbb04440ea94a76b278473c7d</errorID>
      <errorWord>Num[like]indicates</errorWord>
      <group>L1_English</group>
      <groupName>英文问题</groupName>
      <ability>L2_Space</ability>
      <abilityName>空格不规范问题</abilityName>
      <candidateList>
        <item>Num[like] indicates</item>
      </candidateList>
      <explain>疑似单词空格书写不规范，建议将Num[like]indicates修改为Num[like] indicates</explain>
      <paraID> 53A1BC1</paraID>
      <start>146</start>
      <end>164</end>
      <status>unmodified</status>
      <modifiedWord/>
      <trackRevisions>false</trackRevisions>
    </reviewItem>
    <reviewItem>
      <errorID>189a5b8d04854e088cf743566b8806f7</errorID>
      <errorWord>rumorNum[supportive]to</errorWord>
      <group>L1_English</group>
      <groupName>英文问题</groupName>
      <ability>L2_Space</ability>
      <abilityName>空格不规范问题</abilityName>
      <candidateList>
        <item>rumorNum[supportive] to</item>
      </candidateList>
      <explain>疑似单词空格书写不规范，建议将rumorNum[supportive]to修改为rumorNum[supportive] to</explain>
      <paraID>701F34DE</paraID>
      <start>926</start>
      <end>948</end>
      <status>unmodified</status>
      <modifiedWord/>
      <trackRevisions>false</trackRevisions>
    </reviewItem>
    <reviewItem>
      <errorID>af27e4e34eca405d857c8721bb5f1a1d</errorID>
      <errorWord>PB=</errorWord>
      <group>L1_English</group>
      <groupName>英文问题</groupName>
      <ability>L2_Space</ability>
      <abilityName>空格不规范问题</abilityName>
      <candidateList>
        <item>PB =</item>
      </candidateList>
      <explain>疑似单词空格书写不规范，建议将PB=修改为PB =</explain>
      <paraID>783C1BBC</paraID>
      <start>32</start>
      <end>35</end>
      <status>unmodified</status>
      <modifiedWord/>
      <trackRevisions>false</trackRevisions>
    </reviewItem>
    <reviewItem>
      <errorID>8b98cc55e96d475a81a0b5645483768f</errorID>
      <errorWord> - </errorWord>
      <group/>
      <groupName/>
      <ability>L2_Punc_EN</ability>
      <abilityName/>
      <candidateList>
        <item>—</item>
      </candidateList>
      <explain>疑似标点符号使用不当, 建议将 - 修改为—</explain>
      <paraID>5C748EFE</paraID>
      <start>390</start>
      <end>393</end>
      <status>unmodified</status>
      <modifiedWord/>
      <trackRevisions>false</trackRevisions>
    </reviewItem>
    <reviewItem>
      <errorID>f630fb1cf85d45dc86677a6f5af2967f</errorID>
      <errorWord>-</errorWord>
      <group/>
      <groupName/>
      <ability>L2_Punc_EN</ability>
      <abilityName/>
      <candidateList>
        <item> </item>
      </candidateList>
      <explain>标点符号-疑似冗余，建议修改为 </explain>
      <paraID>7E9E8966</paraID>
      <start>273</start>
      <end>274</end>
      <status>unmodified</status>
      <modifiedWord/>
      <trackRevisions>false</trackRevisions>
    </reviewItem>
    <reviewItem>
      <errorID>eb4c5ce31fbe4cd28aaa30d28289ed7a</errorID>
      <errorWord>TBU=</errorWord>
      <group>L1_English</group>
      <groupName>英文问题</groupName>
      <ability>L2_Space</ability>
      <abilityName>空格不规范问题</abilityName>
      <candidateList>
        <item>TBU =</item>
      </candidateList>
      <explain>疑似单词空格书写不规范，建议将TBU=修改为TBU =</explain>
      <paraID>454EE321</paraID>
      <start>15</start>
      <end>19</end>
      <status>unmodified</status>
      <modifiedWord/>
      <trackRevisions>false</trackRevisions>
    </reviewItem>
    <reviewItem>
      <errorID>67aa2c35531f4890ba45b043a468e61c</errorID>
      <errorWord> T i</errorWord>
      <group>L1_English</group>
      <groupName>英文问题</groupName>
      <ability>L2_Other_Grammar</ability>
      <abilityName>其他语法问题</abilityName>
      <candidateList>
        <item>T_i</item>
      </candidateList>
      <explain>疑似单词/词组使用不当, 建议将 T i修改为T_i</explain>
      <paraID>7E6C443F</paraID>
      <start>6</start>
      <end>10</end>
      <status>unmodified</status>
      <modifiedWord/>
      <trackRevisions>false</trackRevisions>
    </reviewItem>
    <reviewItem>
      <errorID>df3a86be7152482bb9269889be10172f</errorID>
      <errorWord>Gensures</errorWord>
      <group>L1_English</group>
      <groupName>英文问题</groupName>
      <ability>L2_Spell</ability>
      <abilityName>拼写问题</abilityName>
      <candidateList>
        <item>ensures</item>
      </candidateList>
      <explain>疑似单词拼写有误，建议将Gensures修改为ensures</explain>
      <paraID>7E6C443F</paraID>
      <start>221</start>
      <end>229</end>
      <status>unmodified</status>
      <modifiedWord/>
      <trackRevisions>false</trackRevisions>
    </reviewItem>
    <reviewItem>
      <errorID>087ece1869f24dd6809ea1cd2391fc4c</errorID>
      <errorWord>to </errorWord>
      <group>L1_English</group>
      <groupName>英文问题</groupName>
      <ability>L2_Word</ability>
      <abilityName>字词问题</abilityName>
      <candidateList>
        <item/>
      </candidateList>
      <explain>介词to 疑似冗余，建议删除</explain>
      <paraID>25E8FD77</paraID>
      <start>145</start>
      <end>148</end>
      <status>unmodified</status>
      <modifiedWord/>
      <trackRevisions>false</trackRevisions>
    </reviewItem>
    <reviewItem>
      <errorID>df11d65aed51431f89863fdd1f86e8a7</errorID>
      <errorWord>rumor </errorWord>
      <group>L1_English</group>
      <groupName>英文问题</groupName>
      <ability>L2_Other_Grammar</ability>
      <abilityName>其他语法问题</abilityName>
      <candidateList>
        <item/>
      </candidateList>
      <explain>名词rumor 疑似冗余，建议删除</explain>
      <paraID>25E8FD77</paraID>
      <start>905</start>
      <end>911</end>
      <status>unmodified</status>
      <modifiedWord/>
      <trackRevisions>false</trackRevisions>
    </reviewItem>
    <reviewItem>
      <errorID>9d5d51b0744f4d979276a8d25aef879d</errorID>
      <errorWord>rumor</errorWord>
      <group>L1_English</group>
      <groupName>英文问题</groupName>
      <ability>L2_Word</ability>
      <abilityName>字词问题</abilityName>
      <candidateList>
        <item>the rumor</item>
      </candidateList>
      <explain>此处疑似有限定词缺失，建议将单词rumor修改为the rumor</explain>
      <paraID> BA4CAB3</paraID>
      <start>76</start>
      <end>81</end>
      <status>unmodified</status>
      <modifiedWord/>
      <trackRevisions>false</trackRevisions>
    </reviewItem>
    <reviewItem>
      <errorID>855aa19773884bddbb5b3c4f3ae935d1</errorID>
      <errorWord> </errorWord>
      <group>L1_English</group>
      <groupName>英文问题</groupName>
      <ability>L2_Other_Grammar</ability>
      <abilityName>其他语法问题</abilityName>
      <candidateList>
        <item>(</item>
      </candidateList>
      <explain>疑似单词/词组使用不当, 建议将 修改为(</explain>
      <paraID>4C00E941</paraID>
      <start>2027</start>
      <end>2028</end>
      <status>unmodified</status>
      <modifiedWord/>
      <trackRevisions>false</trackRevisions>
    </reviewItem>
    <reviewItem>
      <errorID>fac30d3f4ee0424b85e412d001ea12af</errorID>
      <errorWord>)</errorWord>
      <group/>
      <groupName/>
      <ability>L2_Punc_EN</ability>
      <abilityName/>
      <candidateList/>
      <explain>此处标点可能未正确匹配，建议检查，规范书写格式</explain>
      <paraID>4C00E941</paraID>
      <start>2045</start>
      <end>2046</end>
      <status>unmodified</status>
      <modifiedWord/>
      <trackRevisions>false</trackRevisions>
    </reviewItem>
    <reviewItem>
      <errorID>9ed69ffdabcf4a8396c8663f2e4e2750</errorID>
      <errorWord>P=</errorWord>
      <group>L1_English</group>
      <groupName>英文问题</groupName>
      <ability>L2_Space</ability>
      <abilityName>空格不规范问题</abilityName>
      <candidateList>
        <item> P =</item>
      </candidateList>
      <explain>疑似单词空格书写不规范，建议将P=修改为 P =</explain>
      <paraID>4C00E941</paraID>
      <start>2295</start>
      <end>2297</end>
      <status>unmodified</status>
      <modifiedWord/>
      <trackRevisions>false</trackRevisions>
    </reviewItem>
    <reviewItem>
      <errorID>c616912cb1744e92b8a479a1dc367441</errorID>
      <errorWord>≈0.172</errorWord>
      <group>L1_English</group>
      <groupName>英文问题</groupName>
      <ability>L2_Space</ability>
      <abilityName>空格不规范问题</abilityName>
      <candidateList>
        <item>≈ 0.172</item>
      </candidateList>
      <explain>疑似单词空格书写不规范，建议将≈0.172修改为≈ 0.172</explain>
      <paraID>4C00E941</paraID>
      <start>2317</start>
      <end>2323</end>
      <status>unmodified</status>
      <modifiedWord/>
      <trackRevisions>false</trackRevisions>
    </reviewItem>
    <reviewItem>
      <errorID>58bb1c8b76e74c24bf0be0d565279630</errorID>
      <errorWord>Middle(PBd</errorWord>
      <group>L1_English</group>
      <groupName>英文问题</groupName>
      <ability>L2_Space</ability>
      <abilityName>空格不规范问题</abilityName>
      <candidateList>
        <item>Middle (PBd</item>
      </candidateList>
      <explain>疑似单词空格书写不规范，建议将Middle(PBd修改为Middle (PBd</explain>
      <paraID>358670B5</paraID>
      <start>0</start>
      <end>10</end>
      <status>unmodified</status>
      <modifiedWord/>
      <trackRevisions>false</trackRevisions>
    </reviewItem>
    <reviewItem>
      <errorID>44be7beb7b594bd9a43236b61cb4440a</errorID>
      <errorWord> </errorWord>
      <group>L1_English</group>
      <groupName>英文问题</groupName>
      <ability>L2_Other_Grammar</ability>
      <abilityName>其他语法问题</abilityName>
      <candidateList>
        <item>(</item>
      </candidateList>
      <explain>疑似单词/词组使用不当, 建议将 修改为(</explain>
      <paraID>56003251</paraID>
      <start>2495</start>
      <end>2496</end>
      <status>unmodified</status>
      <modifiedWord/>
      <trackRevisions>false</trackRevisions>
    </reviewItem>
    <reviewItem>
      <errorID>02d308bbe6cf4960a58c32a497e48c56</errorID>
      <errorWord>)</errorWord>
      <group/>
      <groupName/>
      <ability>L2_Punc_EN</ability>
      <abilityName/>
      <candidateList/>
      <explain>此处标点可能未正确匹配，建议检查，规范书写格式</explain>
      <paraID>56003251</paraID>
      <start>2514</start>
      <end>2515</end>
      <status>unmodified</status>
      <modifiedWord/>
      <trackRevisions>false</trackRevisions>
    </reviewItem>
    <reviewItem>
      <errorID>057778f0853947bd90ad0d6d1653f819</errorID>
      <errorWord>Inflection</errorWord>
      <group>L1_English</group>
      <groupName>英文问题</groupName>
      <ability>L2_Word</ability>
      <abilityName>字词问题</abilityName>
      <candidateList>
        <item>The inflection</item>
      </candidateList>
      <explain>此处疑似有限定词缺失，建议将单词Inflection修改为The inflection</explain>
      <paraID>6097349A</paraID>
      <start>2355</start>
      <end>2365</end>
      <status>unmodified</status>
      <modifiedWord/>
      <trackRevisions>false</trackRevisions>
    </reviewItem>
    <reviewItem>
      <errorID>35cc96c8d6534fdb987478c927a2f614</errorID>
      <errorWord>inflection</errorWord>
      <group>L1_English</group>
      <groupName>英文问题</groupName>
      <ability>L2_Word</ability>
      <abilityName>字词问题</abilityName>
      <candidateList>
        <item>the inflection</item>
      </candidateList>
      <explain>此处疑似有限定词缺失，建议将单词inflection修改为the inflection</explain>
      <paraID>6097349A</paraID>
      <start>2545</start>
      <end>2555</end>
      <status>unmodified</status>
      <modifiedWord/>
      <trackRevisions>false</trackRevisions>
    </reviewItem>
    <reviewItem>
      <errorID>6de8d0329623448ab3e1f5cff2e102da</errorID>
      <errorWord>influencing</errorWord>
      <group>L1_English</group>
      <groupName>英文问题</groupName>
      <ability>L2_Morphology</ability>
      <abilityName>形态问题</abilityName>
      <candidateList>
        <item>influence</item>
      </candidateList>
      <explain>疑似单词形态使用不当，建议将influencing修改为influence</explain>
      <paraID>6097349A</paraID>
      <start>3160</start>
      <end>3171</end>
      <status>unmodified</status>
      <modifiedWord/>
      <trackRevisions>false</trackRevisions>
    </reviewItem>
    <reviewItem>
      <errorID>a0f4f2a9dfe846c2a87894dedc35bed9</errorID>
      <errorWord>20,40,60,80,100,120,140,160,180</errorWord>
      <group>L1_English</group>
      <groupName>英文问题</groupName>
      <ability>L2_Space</ability>
      <abilityName>空格不规范问题</abilityName>
      <candidateList>
        <item>20, 40, 60, 80, 100, 120, 140, 160, 180</item>
      </candidateList>
      <explain>疑似单词空格书写不规范，建议将20,40,60,80,100,120,140,160,180修改为20, 40, 60, 80, 100, 120, 140, 160, 180</explain>
      <paraID>6097349A</paraID>
      <start>3694</start>
      <end>3725</end>
      <status>unmodified</status>
      <modifiedWord/>
      <trackRevisions>false</trackRevisions>
    </reviewItem>
    <reviewItem>
      <errorID>07acb0e127ae4f4f9e09ca936d7a4828</errorID>
      <errorWord>Inflection</errorWord>
      <group>L1_English</group>
      <groupName>英文问题</groupName>
      <ability>L2_Word</ability>
      <abilityName>字词问题</abilityName>
      <candidateList>
        <item>The inflection</item>
      </candidateList>
      <explain>此处疑似有限定词缺失，建议将单词Inflection修改为The inflection</explain>
      <paraID>6097349A</paraID>
      <start>4297</start>
      <end>4307</end>
      <status>unmodified</status>
      <modifiedWord/>
      <trackRevisions>false</trackRevisions>
    </reviewItem>
    <reviewItem>
      <errorID>99241dc8e8624ec1901e4cb3d50e3389</errorID>
      <errorWord>inflection</errorWord>
      <group>L1_English</group>
      <groupName>英文问题</groupName>
      <ability>L2_Word</ability>
      <abilityName>字词问题</abilityName>
      <candidateList>
        <item>the inflection</item>
      </candidateList>
      <explain>此处疑似有限定词缺失，建议将单词inflection修改为the inflection</explain>
      <paraID>6097349A</paraID>
      <start>4487</start>
      <end>4497</end>
      <status>unmodified</status>
      <modifiedWord/>
      <trackRevisions>false</trackRevisions>
    </reviewItem>
    <reviewItem>
      <errorID>68d51998605b47d88fd719b06cb69755</errorID>
      <errorWord>influencing</errorWord>
      <group>L1_English</group>
      <groupName>英文问题</groupName>
      <ability>L2_Morphology</ability>
      <abilityName>形态问题</abilityName>
      <candidateList>
        <item>influence</item>
      </candidateList>
      <explain>疑似单词形态使用不当，建议将influencing修改为influence</explain>
      <paraID>6097349A</paraID>
      <start>5102</start>
      <end>5113</end>
      <status>unmodified</status>
      <modifiedWord/>
      <trackRevisions>false</trackRevisions>
    </reviewItem>
    <reviewItem>
      <errorID>77ee6749039c42f986596c93fb7fe657</errorID>
      <errorWord>Inflection</errorWord>
      <group>L1_English</group>
      <groupName>英文问题</groupName>
      <ability>L2_Word</ability>
      <abilityName>字词问题</abilityName>
      <candidateList>
        <item>The inflection</item>
      </candidateList>
      <explain>此处疑似有限定词缺失，建议将单词Inflection修改为The inflection</explain>
      <paraID>6097349A</paraID>
      <start>5414</start>
      <end>5424</end>
      <status>unmodified</status>
      <modifiedWord/>
      <trackRevisions>false</trackRevisions>
    </reviewItem>
    <reviewItem>
      <errorID>9e391047fcbc44f5b561941a1abe0e33</errorID>
      <errorWord>inflection</errorWord>
      <group>L1_English</group>
      <groupName>英文问题</groupName>
      <ability>L2_Word</ability>
      <abilityName>字词问题</abilityName>
      <candidateList>
        <item>the inflection</item>
      </candidateList>
      <explain>此处疑似有限定词缺失，建议将单词inflection修改为the inflection</explain>
      <paraID>6097349A</paraID>
      <start>5604</start>
      <end>5614</end>
      <status>unmodified</status>
      <modifiedWord/>
      <trackRevisions>false</trackRevisions>
    </reviewItem>
    <reviewItem>
      <errorID>7dbefeecd6fb40ed98eee7ba830b6fd9</errorID>
      <errorWord>20,40,60,80,100,120,140,160,180</errorWord>
      <group>L1_English</group>
      <groupName>英文问题</groupName>
      <ability>L2_Space</ability>
      <abilityName>空格不规范问题</abilityName>
      <candidateList>
        <item>20, 40, 60, 80, 100, 120, 140, 160, 180</item>
      </candidateList>
      <explain>疑似单词空格书写不规范，建议将20,40,60,80,100,120,140,160,180修改为20, 40, 60, 80, 100, 120, 140, 160, 180</explain>
      <paraID>6097349A</paraID>
      <start>5637</start>
      <end>5668</end>
      <status>unmodified</status>
      <modifiedWord/>
      <trackRevisions>false</trackRevisions>
    </reviewItem>
    <reviewItem>
      <errorID>1c8652d52a59457db2ec1d4ae1f212eb</errorID>
      <errorWord>ge</errorWord>
      <group>L1_English</group>
      <groupName>英文问题</groupName>
      <ability>L2_Case</ability>
      <abilityName>大小写问题</abilityName>
      <candidateList>
        <item>Ge</item>
      </candidateList>
      <explain>疑似单词大小写错误，建议将ge修改为Ge</explain>
      <paraID>6097349A</paraID>
      <start>5926</start>
      <end>5928</end>
      <status>unmodified</status>
      <modifiedWord/>
      <trackRevisions>false</trackRevisions>
    </reviewItem>
    <reviewItem>
      <errorID>a90d6cd1a1ad401081445b14fa5eee65</errorID>
      <errorWord>influencing</errorWord>
      <group>L1_English</group>
      <groupName>英文问题</groupName>
      <ability>L2_Morphology</ability>
      <abilityName>形态问题</abilityName>
      <candidateList>
        <item>influence</item>
      </candidateList>
      <explain>疑似单词形态使用不当，建议将influencing修改为influence</explain>
      <paraID>6097349A</paraID>
      <start>6219</start>
      <end>6230</end>
      <status>unmodified</status>
      <modifiedWord/>
      <trackRevisions>false</trackRevisions>
    </reviewItem>
    <reviewItem>
      <errorID>411dc46020c54f34b37e8c77effff193</errorID>
      <errorWord>20,40,60,80,100,120,140,160,180</errorWord>
      <group>L1_English</group>
      <groupName>英文问题</groupName>
      <ability>L2_Space</ability>
      <abilityName>空格不规范问题</abilityName>
      <candidateList>
        <item>20, 40, 60, 80, 100, 120, 140, 160, 180</item>
      </candidateList>
      <explain>疑似单词空格书写不规范，建议将20,40,60,80,100,120,140,160,180修改为20, 40, 60, 80, 100, 120, 140, 160, 180</explain>
      <paraID>6097349A</paraID>
      <start>6753</start>
      <end>6784</end>
      <status>unmodified</status>
      <modifiedWord/>
      <trackRevisions>false</trackRevisions>
    </reviewItem>
    <reviewItem>
      <errorID>17c7bc63cbd1422ea848b83f93af9a9d</errorID>
      <errorWord>reinforced</errorWord>
      <group/>
      <groupName/>
      <ability>L2_Punc_EN</ability>
      <abilityName/>
      <candidateList>
        <item>reinforced,</item>
      </candidateList>
      <explain>此处疑似有标点符号缺失，建议将reinforced修改为reinforced,</explain>
      <paraID>27E9E406</paraID>
      <start>143</start>
      <end>153</end>
      <status>unmodified</status>
      <modifiedWord/>
      <trackRevisions>false</trackRevisions>
    </reviewItem>
    <reviewItem>
      <errorID>559cf4b40b0b47488681452947481087</errorID>
      <errorWord>out=  2,if</errorWord>
      <group>L1_English</group>
      <groupName>英文问题</groupName>
      <ability>L2_Other_Grammar</ability>
      <abilityName>其他语法问题</abilityName>
      <candidateList>
        <item>out = 2, if</item>
      </candidateList>
      <explain>疑似单词/词组使用不当, 建议将out=  2,if修改为out = 2, if</explain>
      <paraID>1573C44F</paraID>
      <start>4</start>
      <end>14</end>
      <status>unmodified</status>
      <modifiedWord/>
      <trackRevisions>false</trackRevisions>
    </reviewItem>
    <reviewItem>
      <errorID>68f2ee8358cb4fd184e394f092352f3c</errorID>
      <errorWord>govenment</errorWord>
      <group>L1_English</group>
      <groupName>英文问题</groupName>
      <ability>L2_Spell</ability>
      <abilityName>拼写问题</abilityName>
      <candidateList>
        <item>government</item>
      </candidateList>
      <explain>疑似单词拼写有误，建议将govenment修改为government</explain>
      <paraID>1573C44F</paraID>
      <start>19</start>
      <end>29</end>
      <status>modified</status>
      <modifiedWord>government</modifiedWord>
      <trackRevisions>false</trackRevisions>
    </reviewItem>
    <reviewItem>
      <errorID>72976382d0ad472fb749d6c1e87f1789</errorID>
      <errorWord>rumor</errorWord>
      <group>L1_English</group>
      <groupName>英文问题</groupName>
      <ability>L2_Word</ability>
      <abilityName>字词问题</abilityName>
      <candidateList>
        <item>the rumor</item>
      </candidateList>
      <explain>此处疑似有限定词缺失，建议将单词rumor修改为the rumor</explain>
      <paraID>1573C44F</paraID>
      <start>48</start>
      <end>53</end>
      <status>unmodified</status>
      <modifiedWord/>
      <trackRevisions>false</trackRevisions>
    </reviewItem>
    <reviewItem>
      <errorID>55a2f6520de842db8b9e4ebc681f5688</errorID>
      <errorWord>,if</errorWord>
      <group/>
      <groupName/>
      <ability>L2_Punc_EN</ability>
      <abilityName/>
      <candidateList>
        <item>, if</item>
      </candidateList>
      <explain>此处疑似有空格缺失，建议进行对应的补全，规范书写格式</explain>
      <paraID>1573C44F</paraID>
      <start>65</start>
      <end>68</end>
      <status>unmodified</status>
      <modifiedWord/>
      <trackRevisions>false</trackRevisions>
    </reviewItem>
    <reviewItem>
      <errorID>07b246a57d244f8e940f288676bc3bfa</errorID>
      <errorWord>govenment</errorWord>
      <group>L1_English</group>
      <groupName>英文问题</groupName>
      <ability>L2_Spell</ability>
      <abilityName>拼写问题</abilityName>
      <candidateList>
        <item>government</item>
      </candidateList>
      <explain>疑似单词拼写有误，建议将govenment修改为government</explain>
      <paraID>1573C44F</paraID>
      <start>73</start>
      <end>82</end>
      <status>unmodified</status>
      <modifiedWord/>
      <trackRevisions>false</trackRevisions>
    </reviewItem>
    <reviewItem>
      <errorID>2314fd29450142fba4d89bf194e7a6c0</errorID>
      <errorWord>0,if</errorWord>
      <group>L1_English</group>
      <groupName>英文问题</groupName>
      <ability>L2_Space</ability>
      <abilityName>空格不规范问题</abilityName>
      <candidateList>
        <item>0, if</item>
      </candidateList>
      <explain>疑似单词空格书写不规范，建议将0,if修改为0, if</explain>
      <paraID>1573C44F</paraID>
      <start>149</start>
      <end>153</end>
      <status>unmodified</status>
      <modifiedWord/>
      <trackRevisions>false</trackRevisions>
    </reviewItem>
    <reviewItem>
      <errorID>e56e80dbeb0e4a129f4e85bf450af5f9</errorID>
      <errorWord>govenment</errorWord>
      <group>L1_English</group>
      <groupName>英文问题</groupName>
      <ability>L2_Spell</ability>
      <abilityName>拼写问题</abilityName>
      <candidateList>
        <item>government</item>
      </candidateList>
      <explain>疑似单词拼写有误，建议将govenment修改为government</explain>
      <paraID>1573C44F</paraID>
      <start>158</start>
      <end>168</end>
      <status>modified</status>
      <modifiedWord>government</modifiedWord>
      <trackRevisions>false</trackRevisions>
    </reviewItem>
    <reviewItem>
      <errorID>5724639fad3b4f8a83cde0363260b5c3</errorID>
      <errorWord>rumor</errorWord>
      <group>L1_English</group>
      <groupName>英文问题</groupName>
      <ability>L2_Word</ability>
      <abilityName>字词问题</abilityName>
      <candidateList>
        <item>the rumor</item>
      </candidateList>
      <explain>此处疑似有限定词缺失，建议将单词rumor修改为the rumor</explain>
      <paraID>1573C44F</paraID>
      <start>191</start>
      <end>196</end>
      <status>unmodified</status>
      <modifiedWord/>
      <trackRevisions>false</trackRevisions>
    </reviewItem>
    <reviewItem>
      <errorID>a4b48696cc1f4bdbaa44b2822e7e02f9</errorID>
      <errorWord> </errorWord>
      <group>L1_English</group>
      <groupName>英文问题</groupName>
      <ability>L2_Other_Grammar</ability>
      <abilityName>其他语法问题</abilityName>
      <candidateList>
        <item>(</item>
      </candidateList>
      <explain>疑似单词/词组使用不当, 建议将 修改为(</explain>
      <paraID>153EB962</paraID>
      <start>2483</start>
      <end>2484</end>
      <status>unmodified</status>
      <modifiedWord/>
      <trackRevisions>false</trackRevisions>
    </reviewItem>
    <reviewItem>
      <errorID>82d2c1c9061b485196ef15fc697e3a3d</errorID>
      <errorWord>)</errorWord>
      <group/>
      <groupName/>
      <ability>L2_Punc_EN</ability>
      <abilityName/>
      <candidateList/>
      <explain>此处标点可能未正确匹配，建议检查，规范书写格式</explain>
      <paraID>153EB962</paraID>
      <start>2500</start>
      <end>2501</end>
      <status>unmodified</status>
      <modifiedWord/>
      <trackRevisions>false</trackRevisions>
    </reviewItem>
    <reviewItem>
      <errorID>a5f1c117827c4d29b8cf4b0ef7436390</errorID>
      <errorWord>0.2,0.4,0.6,0.8,1</errorWord>
      <group>L1_English</group>
      <groupName>英文问题</groupName>
      <ability>L2_Space</ability>
      <abilityName>空格不规范问题</abilityName>
      <candidateList>
        <item>0.2, 0.4, 0.6, 0.8, 1</item>
      </candidateList>
      <explain>疑似单词空格书写不规范，建议将0.2,0.4,0.6,0.8,1修改为0.2, 0.4, 0.6, 0.8, 1</explain>
      <paraID>153EB962</paraID>
      <start>3789</start>
      <end>3806</end>
      <status>unmodified</status>
      <modifiedWord/>
      <trackRevisions>false</trackRevisions>
    </reviewItem>
    <reviewItem>
      <errorID>aed7b65494c740eba3fecd777a26ff6f</errorID>
      <errorWord>tick</errorWord>
      <group>L1_English</group>
      <groupName>英文问题</groupName>
      <ability>L2_Other_Grammar</ability>
      <abilityName>其他语法问题</abilityName>
      <candidateList>
        <item>time</item>
      </candidateList>
      <explain>名词使用不当, 建议将tick修改为time</explain>
      <paraID>15676751</paraID>
      <start>264</start>
      <end>268</end>
      <status>unmodified</status>
      <modifiedWord/>
      <trackRevisions>false</trackRevisions>
    </reviewItem>
    <reviewItem>
      <errorID>2c1e175f1abd49be9deb42f61cb4ac99</errorID>
      <errorWord>⋅PB⋅(1</errorWord>
      <group>L1_English</group>
      <groupName>英文问题</groupName>
      <ability>L2_Space</ability>
      <abilityName>空格不规范问题</abilityName>
      <candidateList>
        <item>⋅PB ⋅(1</item>
      </candidateList>
      <explain>疑似单词空格书写不规范，建议将⋅PB⋅(1修改为⋅PB ⋅(1</explain>
      <paraID>17BC5D31</paraID>
      <start>50</start>
      <end>56</end>
      <status>unmodified</status>
      <modifiedWord/>
      <trackRevisions>false</trackRevisions>
    </reviewItem>
    <reviewItem>
      <errorID>b63c6a7c76144c8eb261d3495f33093b</errorID>
      <errorWord>⋅PB⋅RC</errorWord>
      <group>L1_English</group>
      <groupName>英文问题</groupName>
      <ability>L2_Space</ability>
      <abilityName>空格不规范问题</abilityName>
      <candidateList>
        <item>⋅PB ⋅RC</item>
      </candidateList>
      <explain>疑似单词空格书写不规范，建议将⋅PB⋅RC修改为⋅PB ⋅RC</explain>
      <paraID>304FDCBF</paraID>
      <start>52</start>
      <end>58</end>
      <status>unmodified</status>
      <modifiedWord/>
      <trackRevisions>false</trackRevisions>
    </reviewItem>
    <reviewItem>
      <errorID>5982bdaa027849059cc7cc686f4b05ed</errorID>
      <errorWord> </errorWord>
      <group>L1_English</group>
      <groupName>英文问题</groupName>
      <ability>L2_Other_Grammar</ability>
      <abilityName>其他语法问题</abilityName>
      <candidateList>
        <item>(</item>
      </candidateList>
      <explain>疑似单词/词组使用不当, 建议将 修改为(</explain>
      <paraID>44F0C262</paraID>
      <start>2442</start>
      <end>2443</end>
      <status>unmodified</status>
      <modifiedWord/>
      <trackRevisions>false</trackRevisions>
    </reviewItem>
    <reviewItem>
      <errorID>fffb1d3fbded482baffadb3f76f89057</errorID>
      <errorWord>)</errorWord>
      <group/>
      <groupName/>
      <ability>L2_Punc_EN</ability>
      <abilityName/>
      <candidateList/>
      <explain>此处标点可能未正确匹配，建议检查，规范书写格式</explain>
      <paraID>44F0C262</paraID>
      <start>2465</start>
      <end>2466</end>
      <status>unmodified</status>
      <modifiedWord/>
      <trackRevisions>false</trackRevisions>
    </reviewItem>
    <reviewItem>
      <errorID>83ae02869ed743b3b7f90db182004178</errorID>
      <errorWord> </errorWord>
      <group>L1_English</group>
      <groupName>英文问题</groupName>
      <ability>L2_Other_Grammar</ability>
      <abilityName>其他语法问题</abilityName>
      <candidateList>
        <item>(</item>
      </candidateList>
      <explain>疑似单词/词组使用不当, 建议将 修改为(</explain>
      <paraID>5619B239</paraID>
      <start>8181</start>
      <end>8182</end>
      <status>unmodified</status>
      <modifiedWord/>
      <trackRevisions>false</trackRevisions>
    </reviewItem>
    <reviewItem>
      <errorID>07271eb32fa94d6a927f212a64defc86</errorID>
      <errorWord>)</errorWord>
      <group/>
      <groupName/>
      <ability>L2_Punc_EN</ability>
      <abilityName/>
      <candidateList/>
      <explain>此处标点可能未正确匹配，建议检查，规范书写格式</explain>
      <paraID>5619B239</paraID>
      <start>8198</start>
      <end>8199</end>
      <status>unmodified</status>
      <modifiedWord/>
      <trackRevisions>false</trackRevisions>
    </reviewItem>
    <reviewItem>
      <errorID>fa744cac95564726844c26497c55611a</errorID>
      <errorWord> </errorWord>
      <group>L1_English</group>
      <groupName>英文问题</groupName>
      <ability>L2_Other_Grammar</ability>
      <abilityName>其他语法问题</abilityName>
      <candidateList>
        <item>(</item>
      </candidateList>
      <explain>疑似单词/词组使用不当, 建议将 修改为(</explain>
      <paraID>1D6C90A1</paraID>
      <start>4340</start>
      <end>4341</end>
      <status>unmodified</status>
      <modifiedWord/>
      <trackRevisions>false</trackRevisions>
    </reviewItem>
    <reviewItem>
      <errorID>1eef6be1735a4f05aae449111635bfd7</errorID>
      <errorWord>)</errorWord>
      <group/>
      <groupName/>
      <ability>L2_Punc_EN</ability>
      <abilityName/>
      <candidateList/>
      <explain>此处标点可能未正确匹配，建议检查，规范书写格式</explain>
      <paraID>1D6C90A1</paraID>
      <start>4379</start>
      <end>4380</end>
      <status>unmodified</status>
      <modifiedWord/>
      <trackRevisions>false</trackRevisions>
    </reviewItem>
    <reviewItem>
      <errorID>021acdd8840b4a99b4b4d0575edd1d54</errorID>
      <errorWord> β 0 </errorWord>
      <group>L1_English</group>
      <groupName>英文问题</groupName>
      <ability>L2_Other_Grammar</ability>
      <abilityName>其他语法问题</abilityName>
      <candidateList>
        <item>β0</item>
      </candidateList>
      <explain>疑似单词/词组使用不当, 建议将 β 0 修改为β0</explain>
      <paraID> 618A178</paraID>
      <start>24</start>
      <end>29</end>
      <status>unmodified</status>
      <modifiedWord/>
      <trackRevisions>false</trackRevisions>
    </reviewItem>
    <reviewItem>
      <errorID>9290f5fbc9c3471088ef4284309f1209</errorID>
      <errorWord> β 1 </errorWord>
      <group>L1_English</group>
      <groupName>英文问题</groupName>
      <ability>L2_Other_Grammar</ability>
      <abilityName>其他语法问题</abilityName>
      <candidateList>
        <item>β1</item>
      </candidateList>
      <explain>疑似单词/词组使用不当, 建议将 β 1 修改为β1</explain>
      <paraID> 618A178</paraID>
      <start>32</start>
      <end>37</end>
      <status>unmodified</status>
      <modifiedWord/>
      <trackRevisions>false</trackRevisions>
    </reviewItem>
    <reviewItem>
      <errorID>d9b154df5f564bbba4a40c782a186c32</errorID>
      <errorWord> β 2 </errorWord>
      <group>L1_English</group>
      <groupName>英文问题</groupName>
      <ability>L2_Other_Grammar</ability>
      <abilityName>其他语法问题</abilityName>
      <candidateList>
        <item>β2</item>
      </candidateList>
      <explain>疑似单词/词组使用不当, 建议将 β 2 修改为β2</explain>
      <paraID> 618A178</paraID>
      <start>49</start>
      <end>54</end>
      <status>unmodified</status>
      <modifiedWord/>
      <trackRevisions>false</trackRevisions>
    </reviewItem>
    <reviewItem>
      <errorID>6b5eee1bd6804363871e172a4850f8e2</errorID>
      <errorWord> β 3 </errorWord>
      <group>L1_English</group>
      <groupName>英文问题</groupName>
      <ability>L2_Other_Grammar</ability>
      <abilityName>其他语法问题</abilityName>
      <candidateList>
        <item>β3</item>
      </candidateList>
      <explain>疑似单词/词组使用不当, 建议将 β 3 修改为β3</explain>
      <paraID> 618A178</paraID>
      <start>62</start>
      <end>67</end>
      <status>unmodified</status>
      <modifiedWord/>
      <trackRevisions>false</trackRevisions>
    </reviewItem>
    <reviewItem>
      <errorID>a2b8985faba545b083432d1925534699</errorID>
      <errorWord>)</errorWord>
      <group/>
      <groupName/>
      <ability>L2_Punc_EN</ability>
      <abilityName/>
      <candidateList>
        <item>),</item>
      </candidateList>
      <explain>此处疑似有标点符号缺失，建议将)修改为),</explain>
      <paraID>63437764</paraID>
      <start>70</start>
      <end>71</end>
      <status>unmodified</status>
      <modifiedWord/>
      <trackRevisions>false</trackRevisions>
    </reviewItem>
    <reviewItem>
      <errorID>dcdd5d1f285b4aef8edaca8d8eaeb0f0</errorID>
      <errorWord>,</errorWord>
      <group/>
      <groupName/>
      <ability>L2_Punc_EN</ability>
      <abilityName/>
      <candidateList>
        <item/>
      </candidateList>
      <explain>标点符号,疑似冗余，建议删除</explain>
      <paraID>56BA553C</paraID>
      <start>201</start>
      <end>202</end>
      <status>unmodified</status>
      <modifiedWord/>
      <trackRevisions>false</trackRevisions>
    </reviewItem>
    <reviewItem>
      <errorID>35d1bb4587fa49a9b4806d98785bc689</errorID>
      <errorWord>effort</errorWord>
      <group>L1_English</group>
      <groupName>英文问题</groupName>
      <ability>L2_Noun_Number</ability>
      <abilityName>名词单复数问题</abilityName>
      <candidateList>
        <item>efforts</item>
      </candidateList>
      <explain>疑似名词单复数使用错误，建议将effort修改为efforts</explain>
      <paraID>56BA553C</paraID>
      <start>534</start>
      <end>540</end>
      <status>unmodified</status>
      <modifiedWord/>
      <trackRevisions>false</trackRevisions>
    </reviewItem>
    <reviewItem>
      <errorID>7fc454dd747f4b0bbc08ca8445077441</errorID>
      <errorWord>,</errorWord>
      <group/>
      <groupName/>
      <ability>L2_Punc_EN</ability>
      <abilityName/>
      <candidateList>
        <item/>
      </candidateList>
      <explain>标点符号,疑似冗余，建议删除</explain>
      <paraID>56BA553C</paraID>
      <start>783</start>
      <end>784</end>
      <status>unmodified</status>
      <modifiedWord/>
      <trackRevisions>false</trackRevisions>
    </reviewItem>
    <reviewItem>
      <errorID>6e0bc1e7024043188fd7f2095942ad3c</errorID>
      <errorWord>ABMS</errorWord>
      <group>L1_English</group>
      <groupName>英文问题</groupName>
      <ability>L2_Spell</ability>
      <abilityName>拼写问题</abilityName>
      <candidateList>
        <item>ABM</item>
      </candidateList>
      <explain>疑似单词拼写有误，建议将ABMS修改为ABM</explain>
      <paraID>74AB104B</paraID>
      <start>42</start>
      <end>46</end>
      <status>unmodified</status>
      <modifiedWord/>
      <trackRevisions>false</trackRevisions>
    </reviewItem>
    <reviewItem>
      <errorID>11dbeac34e524b309fe65c299025d9b0</errorID>
      <errorWord>refutation</errorWord>
      <group>L1_English</group>
      <groupName>英文问题</groupName>
      <ability>L2_Case</ability>
      <abilityName>大小写问题</abilityName>
      <candidateList>
        <item>Refutation</item>
      </candidateList>
      <explain>疑似单词大小写错误，建议将refutation修改为Refutation</explain>
      <paraID>74AB104B</paraID>
      <start>349</start>
      <end>359</end>
      <status>modified</status>
      <modifiedWord>Refutation</modifiedWord>
      <trackRevisions>false</trackRevisions>
    </reviewItem>
    <reviewItem>
      <errorID>bb07b443241441b28cf75a3b7db47aa3</errorID>
      <errorWord>rumor‐refuting</errorWord>
      <group>L1_English</group>
      <groupName>英文问题</groupName>
      <ability>L2_Other_Grammar</ability>
      <abilityName>其他语法问题</abilityName>
      <candidateList>
        <item>rumor-refuting</item>
      </candidateList>
      <explain>疑似单词/词组使用不当, 建议将rumor‐refuting修改为rumor-refuting</explain>
      <paraID>14C24802</paraID>
      <start>224</start>
      <end>238</end>
      <status>unmodified</status>
      <modifiedWord/>
      <trackRevisions>false</trackRevisions>
    </reviewItem>
    <reviewItem>
      <errorID>25a40f7089ea41bb9accc297211e58da</errorID>
      <errorWord>consequence</errorWord>
      <group>L1_English</group>
      <groupName>英文问题</groupName>
      <ability>L2_Noun_Number</ability>
      <abilityName>名词单复数问题</abilityName>
      <candidateList>
        <item>consequences</item>
      </candidateList>
      <explain>疑似名词单复数使用错误，建议将consequence修改为consequences</explain>
      <paraID>14C24802</paraID>
      <start>621</start>
      <end>633</end>
      <status>modified</status>
      <modifiedWord>consequences</modifiedWord>
      <trackRevisions>false</trackRevisions>
    </reviewItem>
    <reviewItem>
      <errorID>e8b948386de442eeadd7b6d4ef78afdb</errorID>
      <errorWord>refutation</errorWord>
      <group>L1_English</group>
      <groupName>英文问题</groupName>
      <ability>L2_Noun_Number</ability>
      <abilityName>名词单复数问题</abilityName>
      <candidateList>
        <item>refutations</item>
      </candidateList>
      <explain>疑似名词单复数使用错误，建议将refutation修改为refutations</explain>
      <paraID>613392D8</paraID>
      <start>174</start>
      <end>185</end>
      <status>modified</status>
      <modifiedWord>refutations</modifiedWord>
      <trackRevisions>false</trackRevisions>
    </reviewItem>
    <reviewItem>
      <errorID>b4f88f2a511a40a2aebac82d4d11301c</errorID>
      <errorWord>governmental</errorWord>
      <group>L1_English</group>
      <groupName>英文问题</groupName>
      <ability>L2_Word</ability>
      <abilityName>字词问题</abilityName>
      <candidateList>
        <item>a governmental</item>
      </candidateList>
      <explain>此处疑似有限定词缺失，建议将单词governmental修改为a governmental</explain>
      <paraID>1751EF3E</paraID>
      <start>312</start>
      <end>326</end>
      <status>modified</status>
      <modifiedWord>a governmental</modifiedWord>
      <trackRevisions>false</trackRevisions>
    </reviewItem>
    <reviewItem>
      <errorID>50b24788d3e64d74a2faf26aa34daa17</errorID>
      <errorWord>refutation</errorWord>
      <group>L1_English</group>
      <groupName>英文问题</groupName>
      <ability>L2_Noun_Number</ability>
      <abilityName>名词单复数问题</abilityName>
      <candidateList>
        <item>refutations</item>
      </candidateList>
      <explain>疑似名词单复数使用错误，建议将refutation修改为refutations</explain>
      <paraID> E14762A</paraID>
      <start>81</start>
      <end>92</end>
      <status>modified</status>
      <modifiedWord>refutations</modifiedWord>
      <trackRevisions>false</trackRevisions>
    </reviewItem>
    <reviewItem>
      <errorID>14786adea3e048a3a4f049c9893bbd19</errorID>
      <errorWord> </errorWord>
      <group>L1_English</group>
      <groupName>英文问题</groupName>
      <ability>L2_Other_Grammar</ability>
      <abilityName>其他语法问题</abilityName>
      <candidateList>
        <item>(</item>
      </candidateList>
      <explain>疑似单词/词组使用不当, 建议将 修改为(</explain>
      <paraID> E14762A</paraID>
      <start>2684</start>
      <end>2685</end>
      <status>unmodified</status>
      <modifiedWord/>
      <trackRevisions>false</trackRevisions>
    </reviewItem>
    <reviewItem>
      <errorID>0164cc73c6504147acddfcbb0224fb20</errorID>
      <errorWord>)</errorWord>
      <group/>
      <groupName/>
      <ability>L2_Punc_EN</ability>
      <abilityName/>
      <candidateList/>
      <explain>此处标点可能未正确匹配，建议检查，规范书写格式</explain>
      <paraID> E14762A</paraID>
      <start>2705</start>
      <end>2706</end>
      <status>unmodified</status>
      <modifiedWord/>
      <trackRevisions>false</trackRevisions>
    </reviewItem>
    <reviewItem>
      <errorID>9c388efb2aab4c72ba56f10a48edab82</errorID>
      <errorWord>belief in</errorWord>
      <group>L1_English</group>
      <groupName>英文问题</groupName>
      <ability>L2_Other_Grammar</ability>
      <abilityName>其他语法问题</abilityName>
      <candidateList>
        <item>beliefs about</item>
      </candidateList>
      <explain>疑似单词/词组使用不当, 建议将belief in修改为beliefs about</explain>
      <paraID> E14762A</paraID>
      <start>9631</start>
      <end>9640</end>
      <status>unmodified</status>
      <modifiedWord/>
      <trackRevisions>false</trackRevisions>
    </reviewItem>
    <reviewItem>
      <errorID>2897af1b8d24411fb576fd1b97211ccd</errorID>
      <errorWord>time</errorWord>
      <group>L1_English</group>
      <groupName>英文问题</groupName>
      <ability>L2_Word</ability>
      <abilityName>字词问题</abilityName>
      <candidateList>
        <item>the time</item>
      </candidateList>
      <explain>此处疑似有限定词缺失，建议将单词time修改为the time</explain>
      <paraID>77ECA0F5</paraID>
      <start>416</start>
      <end>420</end>
      <status>unmodified</status>
      <modifiedWord/>
      <trackRevisions>false</trackRevisions>
    </reviewItem>
    <reviewItem>
      <errorID>43c5e274774a4db29d0dc5d50ebb8af1</errorID>
      <errorWord> </errorWord>
      <group>L1_English</group>
      <groupName>英文问题</groupName>
      <ability>L2_Other_Grammar</ability>
      <abilityName>其他语法问题</abilityName>
      <candidateList>
        <item>(</item>
      </candidateList>
      <explain>疑似单词/词组使用不当, 建议将 修改为(</explain>
      <paraID>77CC34A0</paraID>
      <start>3450</start>
      <end>3451</end>
      <status>unmodified</status>
      <modifiedWord/>
      <trackRevisions>false</trackRevisions>
    </reviewItem>
    <reviewItem>
      <errorID>2efda13fa6af4af5996c9809bd318328</errorID>
      <errorWord>)</errorWord>
      <group/>
      <groupName/>
      <ability>L2_Punc_EN</ability>
      <abilityName/>
      <candidateList/>
      <explain>此处标点可能未正确匹配，建议检查，规范书写格式</explain>
      <paraID>77CC34A0</paraID>
      <start>3469</start>
      <end>3470</end>
      <status>unmodified</status>
      <modifiedWord/>
      <trackRevisions>false</trackRevisions>
    </reviewItem>
    <reviewItem>
      <errorID>8a0cdd95bbba4e7aa9f65c9d35ea41e3</errorID>
      <errorWord>is presented </errorWord>
      <group>L1_English</group>
      <groupName>英文问题</groupName>
      <ability>L2_Other_Grammar</ability>
      <abilityName>其他语法问题</abilityName>
      <candidateList>
        <item/>
      </candidateList>
      <explain>动词is presented 疑似冗余，建议删除</explain>
      <paraID>77CC34A0</paraID>
      <start>3808</start>
      <end>3821</end>
      <status>unmodified</status>
      <modifiedWord/>
      <trackRevisions>false</trackRevisions>
    </reviewItem>
    <reviewItem>
      <errorID>b7c2a5ffd0b94daba99b57940a929611</errorID>
      <errorWord> </errorWord>
      <group>L1_English</group>
      <groupName>英文问题</groupName>
      <ability>L2_Other_Grammar</ability>
      <abilityName>其他语法问题</abilityName>
      <candidateList>
        <item>(</item>
      </candidateList>
      <explain>疑似单词/词组使用不当, 建议将 修改为(</explain>
      <paraID>7F95EFF2</paraID>
      <start>3135</start>
      <end>3136</end>
      <status>unmodified</status>
      <modifiedWord/>
      <trackRevisions>false</trackRevisions>
    </reviewItem>
    <reviewItem>
      <errorID>ce7649f7ac744e5da2a0be2c404051fb</errorID>
      <errorWord>)</errorWord>
      <group/>
      <groupName/>
      <ability>L2_Punc_EN</ability>
      <abilityName/>
      <candidateList/>
      <explain>此处标点可能未正确匹配，建议检查，规范书写格式</explain>
      <paraID>7F95EFF2</paraID>
      <start>3158</start>
      <end>3159</end>
      <status>unmodified</status>
      <modifiedWord/>
      <trackRevisions>false</trackRevisions>
    </reviewItem>
    <reviewItem>
      <errorID>8b3af59f03274a08a0c61600d8a6c37f</errorID>
      <errorWord> </errorWord>
      <group>L1_English</group>
      <groupName>英文问题</groupName>
      <ability>L2_Other_Grammar</ability>
      <abilityName>其他语法问题</abilityName>
      <candidateList>
        <item>(</item>
      </candidateList>
      <explain>疑似单词/词组使用不当, 建议将 修改为(</explain>
      <paraID>7CABF508</paraID>
      <start>3473</start>
      <end>3474</end>
      <status>unmodified</status>
      <modifiedWord/>
      <trackRevisions>false</trackRevisions>
    </reviewItem>
    <reviewItem>
      <errorID>f42347b3510a47da959ebb5a47f34461</errorID>
      <errorWord>)</errorWord>
      <group/>
      <groupName/>
      <ability>L2_Punc_EN</ability>
      <abilityName/>
      <candidateList/>
      <explain>此处标点可能未正确匹配，建议检查，规范书写格式</explain>
      <paraID>7CABF508</paraID>
      <start>3494</start>
      <end>3495</end>
      <status>unmodified</status>
      <modifiedWord/>
      <trackRevisions>false</trackRevisions>
    </reviewItem>
    <reviewItem>
      <errorID>4a4a3c841d4d4467bdaa4bfcec2e510f</errorID>
      <errorWord>media</errorWord>
      <group>L1_English</group>
      <groupName>英文问题</groupName>
      <ability>L2_Word</ability>
      <abilityName>字词问题</abilityName>
      <candidateList>
        <item>the media</item>
      </candidateList>
      <explain>此处疑似有限定词缺失，建议将单词media修改为the media</explain>
      <paraID>4B3E5DD8</paraID>
      <start>443</start>
      <end>448</end>
      <status>unmodified</status>
      <modifiedWord/>
      <trackRevisions>false</trackRevisions>
    </reviewItem>
    <reviewItem>
      <errorID>01a52e00662e4765a12b162aebcba24a</errorID>
      <errorWord>entertainment</errorWord>
      <group>L1_English</group>
      <groupName>英文问题</groupName>
      <ability>L2_Case</ability>
      <abilityName>大小写问题</abilityName>
      <candidateList>
        <item>Entertainment</item>
      </candidateList>
      <explain>疑似单词大小写错误，建议将entertainment修改为Entertainment</explain>
      <paraID>52C699E9</paraID>
      <start>5</start>
      <end>18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2569AC-ECEB-49B8-B1B0-2F4F053F3BF5}">
  <ds:schemaRefs/>
</ds:datastoreItem>
</file>

<file path=docProps/app.xml><?xml version="1.0" encoding="utf-8"?>
<Properties xmlns="http://schemas.openxmlformats.org/officeDocument/2006/extended-properties" xmlns:vt="http://schemas.openxmlformats.org/officeDocument/2006/docPropsVTypes">
  <Template>Normal</Template>
  <Pages>35</Pages>
  <Words>6511</Words>
  <Characters>38986</Characters>
  <Lines>1601</Lines>
  <Paragraphs>451</Paragraphs>
  <TotalTime>1</TotalTime>
  <ScaleCrop>false</ScaleCrop>
  <LinksUpToDate>false</LinksUpToDate>
  <CharactersWithSpaces>45782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2026-07-04T15:36:00Z</dcterms:created>
  <dc:creator>ROG</dc:creator>
  <cp:lastModifiedBy>leeswimmer</cp:lastModifiedBy>
  <cp:lastPrinted>2026-06-03T23:01:00Z</cp:lastPrinted>
  <dcterms:modified xsi:type="dcterms:W3CDTF">2026-08-01T15:44:21Z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19F92928F70F4C669933104C043E31C2_13</vt:lpwstr>
  </property>
  <property fmtid="{D5CDD505-2E9C-101B-9397-08002B2CF9AE}" pid="3" name="KSOProductBuildVer">
    <vt:lpwstr>2052-12.1.0.28043</vt:lpwstr>
  </property>
  <property fmtid="{D5CDD505-2E9C-101B-9397-08002B2CF9AE}" pid="4" name="MSIP_Label_8b49abc7-59be-4d4c-a462-decca6d4dac9_ActionId">
    <vt:lpwstr>a18b036d-45bb-4cf2-a5f4-cec61f8ffae0</vt:lpwstr>
  </property>
  <property fmtid="{D5CDD505-2E9C-101B-9397-08002B2CF9AE}" pid="5" name="MSIP_Label_8b49abc7-59be-4d4c-a462-decca6d4dac9_ContentBits">
    <vt:lpwstr>0</vt:lpwstr>
  </property>
  <property fmtid="{D5CDD505-2E9C-101B-9397-08002B2CF9AE}" pid="6" name="MSIP_Label_8b49abc7-59be-4d4c-a462-decca6d4dac9_Enabled">
    <vt:lpwstr>true</vt:lpwstr>
  </property>
  <property fmtid="{D5CDD505-2E9C-101B-9397-08002B2CF9AE}" pid="7" name="MSIP_Label_8b49abc7-59be-4d4c-a462-decca6d4dac9_Method">
    <vt:lpwstr>Standard</vt:lpwstr>
  </property>
  <property fmtid="{D5CDD505-2E9C-101B-9397-08002B2CF9AE}" pid="8" name="MSIP_Label_8b49abc7-59be-4d4c-a462-decca6d4dac9_Name">
    <vt:lpwstr>defa4170-0d19-0005-0004-bc88714345d2</vt:lpwstr>
  </property>
  <property fmtid="{D5CDD505-2E9C-101B-9397-08002B2CF9AE}" pid="9" name="MSIP_Label_8b49abc7-59be-4d4c-a462-decca6d4dac9_SetDate">
    <vt:lpwstr>2024-06-01T23:33:35Z</vt:lpwstr>
  </property>
  <property fmtid="{D5CDD505-2E9C-101B-9397-08002B2CF9AE}" pid="10" name="MSIP_Label_8b49abc7-59be-4d4c-a462-decca6d4dac9_SiteId">
    <vt:lpwstr>00758a75-d55f-4737-a49c-29f42e96b59b</vt:lpwstr>
  </property>
  <property fmtid="{D5CDD505-2E9C-101B-9397-08002B2CF9AE}" pid="11" name="ZOTERO_PREF_1">
    <vt:lpwstr>&amp;lt;data data-version="3" zotero-version="9.0.5"&gt;&amp;lt;session id="cxv7hGHr"/&gt;&amp;lt;style id="http://www.zotero.org/styles/elsevier-with-titles" hasBibliography="1" bibliographyStyleHasBeenSet="1"/&gt;&amp;lt;prefs&gt;&amp;lt;pref name="fieldType" value="Field"/&gt;&amp;lt;/prefs&gt;&amp;lt;/data&gt;</vt:lpwstr>
  </property>
  <property fmtid="{D5CDD505-2E9C-101B-9397-08002B2CF9AE}" pid="12" name="KSOTemplateDocerSaveRecord">
    <vt:lpwstr>eyJoZGlkIjoiYzFkNmM0N2VkMmM1OTAxMzQ0NmY5MzEzNDNlNjdiZWQiLCJ1c2VySWQiOiIyNjA1Nzg1NiJ9</vt:lpwstr>
  </property>
</Properties>
</file>